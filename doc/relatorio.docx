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6ED4" w14:textId="77777777" w:rsidR="00EA5234" w:rsidRDefault="007C6245"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764E03" w:rsidRPr="004A30F4" w14:paraId="5467742C" w14:textId="77777777" w:rsidTr="002C77A8">
                              <w:tc>
                                <w:tcPr>
                                  <w:tcW w:w="3794" w:type="dxa"/>
                                  <w:shd w:val="clear" w:color="auto" w:fill="D9D9D9"/>
                                </w:tcPr>
                                <w:p w14:paraId="548B3E02" w14:textId="77777777" w:rsidR="00764E03" w:rsidRPr="004A30F4" w:rsidRDefault="00764E03" w:rsidP="002C77A8">
                                  <w:pPr>
                                    <w:jc w:val="right"/>
                                    <w:rPr>
                                      <w:b/>
                                      <w:sz w:val="24"/>
                                      <w:szCs w:val="24"/>
                                    </w:rPr>
                                  </w:pPr>
                                  <w:r w:rsidRPr="004A30F4">
                                    <w:rPr>
                                      <w:b/>
                                      <w:sz w:val="24"/>
                                      <w:szCs w:val="24"/>
                                    </w:rPr>
                                    <w:t xml:space="preserve">Curso </w:t>
                                  </w:r>
                                </w:p>
                              </w:tc>
                              <w:tc>
                                <w:tcPr>
                                  <w:tcW w:w="4352" w:type="dxa"/>
                                </w:tcPr>
                                <w:p w14:paraId="7CD6B840" w14:textId="77777777" w:rsidR="00764E03" w:rsidRPr="009E2B4A" w:rsidRDefault="00764E03" w:rsidP="002C77A8">
                                  <w:pPr>
                                    <w:rPr>
                                      <w:sz w:val="24"/>
                                      <w:szCs w:val="24"/>
                                    </w:rPr>
                                  </w:pPr>
                                  <w:r w:rsidRPr="009E2B4A">
                                    <w:rPr>
                                      <w:sz w:val="24"/>
                                      <w:szCs w:val="24"/>
                                    </w:rPr>
                                    <w:t>Licenciatura Engenharia Informática</w:t>
                                  </w:r>
                                </w:p>
                              </w:tc>
                            </w:tr>
                            <w:tr w:rsidR="00764E03" w:rsidRPr="009C29D8" w14:paraId="574B990D" w14:textId="77777777" w:rsidTr="002C77A8">
                              <w:tc>
                                <w:tcPr>
                                  <w:tcW w:w="3794" w:type="dxa"/>
                                  <w:shd w:val="clear" w:color="auto" w:fill="D9D9D9"/>
                                </w:tcPr>
                                <w:p w14:paraId="1FE09ED1" w14:textId="77777777" w:rsidR="00764E03" w:rsidRPr="004A30F4" w:rsidRDefault="00764E03"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764E03" w:rsidRPr="00EE177E" w:rsidRDefault="00764E03" w:rsidP="002C77A8">
                                  <w:pPr>
                                    <w:rPr>
                                      <w:sz w:val="24"/>
                                      <w:szCs w:val="24"/>
                                      <w:lang w:val="pt-PT"/>
                                    </w:rPr>
                                  </w:pPr>
                                  <w:r w:rsidRPr="00EE177E">
                                    <w:rPr>
                                      <w:sz w:val="24"/>
                                      <w:szCs w:val="24"/>
                                      <w:lang w:val="pt-PT"/>
                                    </w:rPr>
                                    <w:t>Engenharia de Software II</w:t>
                                  </w:r>
                                </w:p>
                                <w:p w14:paraId="4435996C" w14:textId="77777777" w:rsidR="00764E03" w:rsidRPr="00EE177E" w:rsidRDefault="00764E03" w:rsidP="002C77A8">
                                  <w:pPr>
                                    <w:rPr>
                                      <w:sz w:val="24"/>
                                      <w:szCs w:val="24"/>
                                      <w:lang w:val="pt-PT"/>
                                    </w:rPr>
                                  </w:pPr>
                                  <w:r w:rsidRPr="00EE177E">
                                    <w:rPr>
                                      <w:sz w:val="24"/>
                                      <w:szCs w:val="24"/>
                                      <w:lang w:val="pt-PT"/>
                                    </w:rPr>
                                    <w:t>Programação para a Internet</w:t>
                                  </w:r>
                                </w:p>
                              </w:tc>
                            </w:tr>
                            <w:tr w:rsidR="00764E03" w:rsidRPr="004A30F4" w14:paraId="6ED62C62" w14:textId="77777777" w:rsidTr="002C77A8">
                              <w:tc>
                                <w:tcPr>
                                  <w:tcW w:w="3794" w:type="dxa"/>
                                  <w:shd w:val="clear" w:color="auto" w:fill="D9D9D9"/>
                                </w:tcPr>
                                <w:p w14:paraId="0A3B793E" w14:textId="77777777" w:rsidR="00764E03" w:rsidRPr="004A30F4" w:rsidRDefault="00764E03"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764E03" w:rsidRPr="004A30F4" w:rsidRDefault="00764E03" w:rsidP="002C77A8">
                                  <w:pPr>
                                    <w:rPr>
                                      <w:sz w:val="24"/>
                                      <w:szCs w:val="24"/>
                                    </w:rPr>
                                  </w:pPr>
                                  <w:r>
                                    <w:rPr>
                                      <w:sz w:val="24"/>
                                      <w:szCs w:val="24"/>
                                    </w:rPr>
                                    <w:t>2017/2018</w:t>
                                  </w:r>
                                </w:p>
                              </w:tc>
                            </w:tr>
                            <w:tr w:rsidR="00764E03" w:rsidRPr="009C29D8" w14:paraId="4851C01E" w14:textId="77777777" w:rsidTr="002C77A8">
                              <w:tc>
                                <w:tcPr>
                                  <w:tcW w:w="3794" w:type="dxa"/>
                                  <w:shd w:val="clear" w:color="auto" w:fill="D9D9D9"/>
                                </w:tcPr>
                                <w:p w14:paraId="2971A37D" w14:textId="77777777" w:rsidR="00764E03" w:rsidRPr="004A30F4" w:rsidRDefault="00764E03"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764E03" w:rsidRPr="00EE177E" w:rsidRDefault="00764E03" w:rsidP="002C77A8">
                                  <w:pPr>
                                    <w:rPr>
                                      <w:sz w:val="24"/>
                                      <w:szCs w:val="24"/>
                                      <w:lang w:val="pt-PT"/>
                                    </w:rPr>
                                  </w:pPr>
                                  <w:r w:rsidRPr="00EE177E">
                                    <w:rPr>
                                      <w:sz w:val="24"/>
                                      <w:szCs w:val="24"/>
                                      <w:lang w:val="pt-PT"/>
                                    </w:rPr>
                                    <w:t>Maria Clara Silveira</w:t>
                                  </w:r>
                                </w:p>
                                <w:p w14:paraId="30159DC1" w14:textId="77777777" w:rsidR="00764E03" w:rsidRPr="00EE177E" w:rsidRDefault="00764E03" w:rsidP="002C77A8">
                                  <w:pPr>
                                    <w:rPr>
                                      <w:sz w:val="24"/>
                                      <w:szCs w:val="24"/>
                                      <w:lang w:val="pt-PT"/>
                                    </w:rPr>
                                  </w:pPr>
                                  <w:r w:rsidRPr="00EE177E">
                                    <w:rPr>
                                      <w:sz w:val="24"/>
                                      <w:szCs w:val="24"/>
                                      <w:lang w:val="pt-PT"/>
                                    </w:rPr>
                                    <w:t>Noel Lopes</w:t>
                                  </w:r>
                                </w:p>
                              </w:tc>
                            </w:tr>
                            <w:tr w:rsidR="00764E03" w:rsidRPr="004A30F4" w14:paraId="2D7BF3D8" w14:textId="77777777" w:rsidTr="002C77A8">
                              <w:tc>
                                <w:tcPr>
                                  <w:tcW w:w="3794" w:type="dxa"/>
                                  <w:shd w:val="clear" w:color="auto" w:fill="D9D9D9"/>
                                </w:tcPr>
                                <w:p w14:paraId="034411EC" w14:textId="77777777" w:rsidR="00764E03" w:rsidRPr="004A30F4" w:rsidRDefault="00764E03" w:rsidP="002C77A8">
                                  <w:pPr>
                                    <w:jc w:val="right"/>
                                    <w:rPr>
                                      <w:b/>
                                      <w:sz w:val="24"/>
                                      <w:szCs w:val="24"/>
                                    </w:rPr>
                                  </w:pPr>
                                  <w:r>
                                    <w:rPr>
                                      <w:b/>
                                      <w:sz w:val="24"/>
                                      <w:szCs w:val="24"/>
                                    </w:rPr>
                                    <w:t>Coordenadores das Áreas Disciplinares</w:t>
                                  </w:r>
                                </w:p>
                              </w:tc>
                              <w:tc>
                                <w:tcPr>
                                  <w:tcW w:w="4352" w:type="dxa"/>
                                </w:tcPr>
                                <w:p w14:paraId="65704819" w14:textId="77777777" w:rsidR="00764E03" w:rsidRDefault="00764E03" w:rsidP="002C77A8">
                                  <w:pPr>
                                    <w:rPr>
                                      <w:sz w:val="24"/>
                                      <w:szCs w:val="24"/>
                                    </w:rPr>
                                  </w:pPr>
                                  <w:r>
                                    <w:rPr>
                                      <w:sz w:val="24"/>
                                      <w:szCs w:val="24"/>
                                    </w:rPr>
                                    <w:t>José Fonseca</w:t>
                                  </w:r>
                                </w:p>
                                <w:p w14:paraId="1F8ADE39" w14:textId="77777777" w:rsidR="00764E03" w:rsidRPr="004A30F4" w:rsidRDefault="00764E03" w:rsidP="002C77A8">
                                  <w:pPr>
                                    <w:rPr>
                                      <w:sz w:val="24"/>
                                      <w:szCs w:val="24"/>
                                    </w:rPr>
                                  </w:pPr>
                                  <w:r>
                                    <w:rPr>
                                      <w:sz w:val="24"/>
                                      <w:szCs w:val="24"/>
                                    </w:rPr>
                                    <w:t>Noel Lopes</w:t>
                                  </w:r>
                                </w:p>
                              </w:tc>
                            </w:tr>
                            <w:tr w:rsidR="00764E03" w:rsidRPr="004A30F4" w14:paraId="7BE7E2E5" w14:textId="77777777" w:rsidTr="002C77A8">
                              <w:tc>
                                <w:tcPr>
                                  <w:tcW w:w="3794" w:type="dxa"/>
                                  <w:shd w:val="clear" w:color="auto" w:fill="D9D9D9"/>
                                </w:tcPr>
                                <w:p w14:paraId="074675B9" w14:textId="77777777" w:rsidR="00764E03" w:rsidRPr="004A30F4" w:rsidRDefault="00764E03" w:rsidP="002C77A8">
                                  <w:pPr>
                                    <w:jc w:val="right"/>
                                    <w:rPr>
                                      <w:b/>
                                      <w:sz w:val="24"/>
                                      <w:szCs w:val="24"/>
                                    </w:rPr>
                                  </w:pPr>
                                  <w:r w:rsidRPr="004A30F4">
                                    <w:rPr>
                                      <w:b/>
                                      <w:sz w:val="24"/>
                                      <w:szCs w:val="24"/>
                                    </w:rPr>
                                    <w:t>Data</w:t>
                                  </w:r>
                                </w:p>
                              </w:tc>
                              <w:tc>
                                <w:tcPr>
                                  <w:tcW w:w="4352" w:type="dxa"/>
                                </w:tcPr>
                                <w:p w14:paraId="351EDBED" w14:textId="46DDA216" w:rsidR="00764E03" w:rsidRPr="004A30F4" w:rsidRDefault="00764E03" w:rsidP="00CA027C">
                                  <w:pPr>
                                    <w:rPr>
                                      <w:sz w:val="24"/>
                                      <w:szCs w:val="24"/>
                                    </w:rPr>
                                  </w:pPr>
                                  <w:r>
                                    <w:rPr>
                                      <w:sz w:val="24"/>
                                      <w:szCs w:val="24"/>
                                    </w:rPr>
                                    <w:t>15/01/2018</w:t>
                                  </w:r>
                                </w:p>
                              </w:tc>
                            </w:tr>
                            <w:tr w:rsidR="00764E03" w:rsidRPr="009C29D8" w14:paraId="21CF96FD" w14:textId="77777777" w:rsidTr="002C77A8">
                              <w:tc>
                                <w:tcPr>
                                  <w:tcW w:w="3794" w:type="dxa"/>
                                  <w:shd w:val="clear" w:color="auto" w:fill="D9D9D9"/>
                                </w:tcPr>
                                <w:p w14:paraId="09F85631" w14:textId="77777777" w:rsidR="00764E03" w:rsidRPr="004A30F4" w:rsidRDefault="00764E03" w:rsidP="002C77A8">
                                  <w:pPr>
                                    <w:jc w:val="right"/>
                                    <w:rPr>
                                      <w:b/>
                                      <w:sz w:val="24"/>
                                      <w:szCs w:val="24"/>
                                    </w:rPr>
                                  </w:pPr>
                                  <w:r>
                                    <w:rPr>
                                      <w:b/>
                                      <w:sz w:val="24"/>
                                      <w:szCs w:val="24"/>
                                    </w:rPr>
                                    <w:t>Alunos</w:t>
                                  </w:r>
                                </w:p>
                              </w:tc>
                              <w:tc>
                                <w:tcPr>
                                  <w:tcW w:w="4352" w:type="dxa"/>
                                </w:tcPr>
                                <w:p w14:paraId="170F57F7" w14:textId="77777777" w:rsidR="00764E03" w:rsidRDefault="00764E03"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764E03" w:rsidRDefault="00764E03" w:rsidP="00813D22">
                                  <w:pPr>
                                    <w:rPr>
                                      <w:sz w:val="24"/>
                                      <w:szCs w:val="24"/>
                                      <w:lang w:val="pt-PT"/>
                                    </w:rPr>
                                  </w:pPr>
                                  <w:r>
                                    <w:rPr>
                                      <w:sz w:val="24"/>
                                      <w:szCs w:val="24"/>
                                      <w:lang w:val="pt-PT"/>
                                    </w:rPr>
                                    <w:t>1011577 Nuno Lima</w:t>
                                  </w:r>
                                </w:p>
                                <w:p w14:paraId="36D09331" w14:textId="77777777" w:rsidR="00764E03" w:rsidRDefault="00764E03" w:rsidP="00813D22">
                                  <w:pPr>
                                    <w:rPr>
                                      <w:sz w:val="24"/>
                                      <w:szCs w:val="24"/>
                                      <w:lang w:val="pt-PT"/>
                                    </w:rPr>
                                  </w:pPr>
                                  <w:r>
                                    <w:rPr>
                                      <w:sz w:val="24"/>
                                      <w:szCs w:val="24"/>
                                      <w:lang w:val="pt-PT"/>
                                    </w:rPr>
                                    <w:t>1011936 Ricardo Fernandes</w:t>
                                  </w:r>
                                </w:p>
                                <w:p w14:paraId="7AAB89BA" w14:textId="77777777" w:rsidR="00764E03" w:rsidRPr="00EA5234" w:rsidRDefault="00764E03" w:rsidP="00813D22">
                                  <w:pPr>
                                    <w:rPr>
                                      <w:sz w:val="24"/>
                                      <w:szCs w:val="24"/>
                                      <w:lang w:val="pt-PT"/>
                                    </w:rPr>
                                  </w:pPr>
                                </w:p>
                              </w:tc>
                            </w:tr>
                          </w:tbl>
                          <w:p w14:paraId="33E02979" w14:textId="77777777" w:rsidR="00764E03" w:rsidRPr="00EA5234" w:rsidRDefault="00764E03" w:rsidP="00EA5234">
                            <w:pPr>
                              <w:rPr>
                                <w:b/>
                                <w:sz w:val="24"/>
                                <w:szCs w:val="24"/>
                                <w:lang w:val="pt-PT"/>
                              </w:rPr>
                            </w:pPr>
                          </w:p>
                          <w:p w14:paraId="39A3DE53" w14:textId="77777777" w:rsidR="00764E03" w:rsidRPr="00EA5234" w:rsidRDefault="00764E03" w:rsidP="00EA5234">
                            <w:pPr>
                              <w:rPr>
                                <w:b/>
                                <w:sz w:val="24"/>
                                <w:szCs w:val="24"/>
                                <w:lang w:val="pt-PT"/>
                              </w:rPr>
                            </w:pPr>
                          </w:p>
                          <w:p w14:paraId="5E94E80C" w14:textId="77777777" w:rsidR="00764E03" w:rsidRPr="00EA5234" w:rsidRDefault="00764E03" w:rsidP="00EA5234">
                            <w:pPr>
                              <w:rPr>
                                <w:b/>
                                <w:sz w:val="24"/>
                                <w:szCs w:val="24"/>
                                <w:lang w:val="pt-PT"/>
                              </w:rPr>
                            </w:pPr>
                          </w:p>
                          <w:p w14:paraId="119702A8" w14:textId="77777777" w:rsidR="00764E03" w:rsidRPr="00EA5234" w:rsidRDefault="00764E03" w:rsidP="00EA5234">
                            <w:pPr>
                              <w:rPr>
                                <w:b/>
                                <w:sz w:val="24"/>
                                <w:szCs w:val="24"/>
                                <w:lang w:val="pt-PT"/>
                              </w:rPr>
                            </w:pPr>
                          </w:p>
                          <w:p w14:paraId="694DA8E4" w14:textId="77777777" w:rsidR="00764E03" w:rsidRPr="00EA5234" w:rsidRDefault="00764E03" w:rsidP="00EA5234">
                            <w:pPr>
                              <w:rPr>
                                <w:b/>
                                <w:sz w:val="24"/>
                                <w:szCs w:val="24"/>
                                <w:lang w:val="pt-PT"/>
                              </w:rPr>
                            </w:pPr>
                          </w:p>
                          <w:p w14:paraId="63552611" w14:textId="77777777" w:rsidR="00764E03" w:rsidRPr="00EA5234" w:rsidRDefault="00764E03" w:rsidP="00EA5234">
                            <w:pPr>
                              <w:rPr>
                                <w:b/>
                                <w:sz w:val="24"/>
                                <w:szCs w:val="24"/>
                                <w:lang w:val="pt-PT"/>
                              </w:rPr>
                            </w:pPr>
                          </w:p>
                          <w:p w14:paraId="54A241F3" w14:textId="77777777" w:rsidR="00764E03" w:rsidRPr="00EA5234" w:rsidRDefault="00764E03" w:rsidP="00EA5234">
                            <w:pPr>
                              <w:rPr>
                                <w:b/>
                                <w:sz w:val="24"/>
                                <w:szCs w:val="24"/>
                                <w:lang w:val="pt-PT"/>
                              </w:rPr>
                            </w:pPr>
                          </w:p>
                          <w:p w14:paraId="6FC8F711" w14:textId="77777777" w:rsidR="00764E03" w:rsidRDefault="00764E03" w:rsidP="00EA5234">
                            <w:pPr>
                              <w:rPr>
                                <w:b/>
                                <w:sz w:val="24"/>
                                <w:szCs w:val="24"/>
                                <w:lang w:val="pt-PT"/>
                              </w:rPr>
                            </w:pPr>
                          </w:p>
                          <w:p w14:paraId="0BBB47AE" w14:textId="77777777" w:rsidR="00764E03" w:rsidRDefault="00764E03" w:rsidP="00EA5234">
                            <w:pPr>
                              <w:rPr>
                                <w:b/>
                                <w:sz w:val="24"/>
                                <w:szCs w:val="24"/>
                                <w:lang w:val="pt-PT"/>
                              </w:rPr>
                            </w:pPr>
                          </w:p>
                          <w:p w14:paraId="2AB9A578" w14:textId="77777777" w:rsidR="00764E03" w:rsidRDefault="00764E03" w:rsidP="00EA5234">
                            <w:pPr>
                              <w:rPr>
                                <w:b/>
                                <w:sz w:val="24"/>
                                <w:szCs w:val="24"/>
                                <w:lang w:val="pt-PT"/>
                              </w:rPr>
                            </w:pPr>
                          </w:p>
                          <w:p w14:paraId="2F0DBC78" w14:textId="77777777" w:rsidR="00764E03" w:rsidRDefault="00764E03" w:rsidP="00EA5234">
                            <w:pPr>
                              <w:rPr>
                                <w:b/>
                                <w:sz w:val="24"/>
                                <w:szCs w:val="24"/>
                                <w:lang w:val="pt-PT"/>
                              </w:rPr>
                            </w:pPr>
                          </w:p>
                          <w:p w14:paraId="3D041332" w14:textId="77777777" w:rsidR="00764E03" w:rsidRDefault="00764E03" w:rsidP="00EA5234">
                            <w:pPr>
                              <w:rPr>
                                <w:b/>
                                <w:sz w:val="24"/>
                                <w:szCs w:val="24"/>
                                <w:lang w:val="pt-PT"/>
                              </w:rPr>
                            </w:pPr>
                          </w:p>
                          <w:p w14:paraId="60614991" w14:textId="77777777" w:rsidR="00764E03" w:rsidRDefault="00764E03" w:rsidP="00EA5234">
                            <w:pPr>
                              <w:rPr>
                                <w:b/>
                                <w:sz w:val="24"/>
                                <w:szCs w:val="24"/>
                                <w:lang w:val="pt-PT"/>
                              </w:rPr>
                            </w:pPr>
                          </w:p>
                          <w:p w14:paraId="0F5028CE" w14:textId="77777777" w:rsidR="00764E03" w:rsidRPr="00EA5234" w:rsidRDefault="00764E03"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764E03" w:rsidRPr="004A30F4" w14:paraId="5467742C" w14:textId="77777777" w:rsidTr="002C77A8">
                        <w:tc>
                          <w:tcPr>
                            <w:tcW w:w="3794" w:type="dxa"/>
                            <w:shd w:val="clear" w:color="auto" w:fill="D9D9D9"/>
                          </w:tcPr>
                          <w:p w14:paraId="548B3E02" w14:textId="77777777" w:rsidR="00764E03" w:rsidRPr="004A30F4" w:rsidRDefault="00764E03" w:rsidP="002C77A8">
                            <w:pPr>
                              <w:jc w:val="right"/>
                              <w:rPr>
                                <w:b/>
                                <w:sz w:val="24"/>
                                <w:szCs w:val="24"/>
                              </w:rPr>
                            </w:pPr>
                            <w:r w:rsidRPr="004A30F4">
                              <w:rPr>
                                <w:b/>
                                <w:sz w:val="24"/>
                                <w:szCs w:val="24"/>
                              </w:rPr>
                              <w:t xml:space="preserve">Curso </w:t>
                            </w:r>
                          </w:p>
                        </w:tc>
                        <w:tc>
                          <w:tcPr>
                            <w:tcW w:w="4352" w:type="dxa"/>
                          </w:tcPr>
                          <w:p w14:paraId="7CD6B840" w14:textId="77777777" w:rsidR="00764E03" w:rsidRPr="009E2B4A" w:rsidRDefault="00764E03" w:rsidP="002C77A8">
                            <w:pPr>
                              <w:rPr>
                                <w:sz w:val="24"/>
                                <w:szCs w:val="24"/>
                              </w:rPr>
                            </w:pPr>
                            <w:r w:rsidRPr="009E2B4A">
                              <w:rPr>
                                <w:sz w:val="24"/>
                                <w:szCs w:val="24"/>
                              </w:rPr>
                              <w:t>Licenciatura Engenharia Informática</w:t>
                            </w:r>
                          </w:p>
                        </w:tc>
                      </w:tr>
                      <w:tr w:rsidR="00764E03" w:rsidRPr="009C29D8" w14:paraId="574B990D" w14:textId="77777777" w:rsidTr="002C77A8">
                        <w:tc>
                          <w:tcPr>
                            <w:tcW w:w="3794" w:type="dxa"/>
                            <w:shd w:val="clear" w:color="auto" w:fill="D9D9D9"/>
                          </w:tcPr>
                          <w:p w14:paraId="1FE09ED1" w14:textId="77777777" w:rsidR="00764E03" w:rsidRPr="004A30F4" w:rsidRDefault="00764E03"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764E03" w:rsidRPr="00EE177E" w:rsidRDefault="00764E03" w:rsidP="002C77A8">
                            <w:pPr>
                              <w:rPr>
                                <w:sz w:val="24"/>
                                <w:szCs w:val="24"/>
                                <w:lang w:val="pt-PT"/>
                              </w:rPr>
                            </w:pPr>
                            <w:r w:rsidRPr="00EE177E">
                              <w:rPr>
                                <w:sz w:val="24"/>
                                <w:szCs w:val="24"/>
                                <w:lang w:val="pt-PT"/>
                              </w:rPr>
                              <w:t>Engenharia de Software II</w:t>
                            </w:r>
                          </w:p>
                          <w:p w14:paraId="4435996C" w14:textId="77777777" w:rsidR="00764E03" w:rsidRPr="00EE177E" w:rsidRDefault="00764E03" w:rsidP="002C77A8">
                            <w:pPr>
                              <w:rPr>
                                <w:sz w:val="24"/>
                                <w:szCs w:val="24"/>
                                <w:lang w:val="pt-PT"/>
                              </w:rPr>
                            </w:pPr>
                            <w:r w:rsidRPr="00EE177E">
                              <w:rPr>
                                <w:sz w:val="24"/>
                                <w:szCs w:val="24"/>
                                <w:lang w:val="pt-PT"/>
                              </w:rPr>
                              <w:t>Programação para a Internet</w:t>
                            </w:r>
                          </w:p>
                        </w:tc>
                      </w:tr>
                      <w:tr w:rsidR="00764E03" w:rsidRPr="004A30F4" w14:paraId="6ED62C62" w14:textId="77777777" w:rsidTr="002C77A8">
                        <w:tc>
                          <w:tcPr>
                            <w:tcW w:w="3794" w:type="dxa"/>
                            <w:shd w:val="clear" w:color="auto" w:fill="D9D9D9"/>
                          </w:tcPr>
                          <w:p w14:paraId="0A3B793E" w14:textId="77777777" w:rsidR="00764E03" w:rsidRPr="004A30F4" w:rsidRDefault="00764E03"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764E03" w:rsidRPr="004A30F4" w:rsidRDefault="00764E03" w:rsidP="002C77A8">
                            <w:pPr>
                              <w:rPr>
                                <w:sz w:val="24"/>
                                <w:szCs w:val="24"/>
                              </w:rPr>
                            </w:pPr>
                            <w:r>
                              <w:rPr>
                                <w:sz w:val="24"/>
                                <w:szCs w:val="24"/>
                              </w:rPr>
                              <w:t>2017/2018</w:t>
                            </w:r>
                          </w:p>
                        </w:tc>
                      </w:tr>
                      <w:tr w:rsidR="00764E03" w:rsidRPr="009C29D8" w14:paraId="4851C01E" w14:textId="77777777" w:rsidTr="002C77A8">
                        <w:tc>
                          <w:tcPr>
                            <w:tcW w:w="3794" w:type="dxa"/>
                            <w:shd w:val="clear" w:color="auto" w:fill="D9D9D9"/>
                          </w:tcPr>
                          <w:p w14:paraId="2971A37D" w14:textId="77777777" w:rsidR="00764E03" w:rsidRPr="004A30F4" w:rsidRDefault="00764E03"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764E03" w:rsidRPr="00EE177E" w:rsidRDefault="00764E03" w:rsidP="002C77A8">
                            <w:pPr>
                              <w:rPr>
                                <w:sz w:val="24"/>
                                <w:szCs w:val="24"/>
                                <w:lang w:val="pt-PT"/>
                              </w:rPr>
                            </w:pPr>
                            <w:r w:rsidRPr="00EE177E">
                              <w:rPr>
                                <w:sz w:val="24"/>
                                <w:szCs w:val="24"/>
                                <w:lang w:val="pt-PT"/>
                              </w:rPr>
                              <w:t>Maria Clara Silveira</w:t>
                            </w:r>
                          </w:p>
                          <w:p w14:paraId="30159DC1" w14:textId="77777777" w:rsidR="00764E03" w:rsidRPr="00EE177E" w:rsidRDefault="00764E03" w:rsidP="002C77A8">
                            <w:pPr>
                              <w:rPr>
                                <w:sz w:val="24"/>
                                <w:szCs w:val="24"/>
                                <w:lang w:val="pt-PT"/>
                              </w:rPr>
                            </w:pPr>
                            <w:r w:rsidRPr="00EE177E">
                              <w:rPr>
                                <w:sz w:val="24"/>
                                <w:szCs w:val="24"/>
                                <w:lang w:val="pt-PT"/>
                              </w:rPr>
                              <w:t>Noel Lopes</w:t>
                            </w:r>
                          </w:p>
                        </w:tc>
                      </w:tr>
                      <w:tr w:rsidR="00764E03" w:rsidRPr="004A30F4" w14:paraId="2D7BF3D8" w14:textId="77777777" w:rsidTr="002C77A8">
                        <w:tc>
                          <w:tcPr>
                            <w:tcW w:w="3794" w:type="dxa"/>
                            <w:shd w:val="clear" w:color="auto" w:fill="D9D9D9"/>
                          </w:tcPr>
                          <w:p w14:paraId="034411EC" w14:textId="77777777" w:rsidR="00764E03" w:rsidRPr="004A30F4" w:rsidRDefault="00764E03" w:rsidP="002C77A8">
                            <w:pPr>
                              <w:jc w:val="right"/>
                              <w:rPr>
                                <w:b/>
                                <w:sz w:val="24"/>
                                <w:szCs w:val="24"/>
                              </w:rPr>
                            </w:pPr>
                            <w:r>
                              <w:rPr>
                                <w:b/>
                                <w:sz w:val="24"/>
                                <w:szCs w:val="24"/>
                              </w:rPr>
                              <w:t>Coordenadores das Áreas Disciplinares</w:t>
                            </w:r>
                          </w:p>
                        </w:tc>
                        <w:tc>
                          <w:tcPr>
                            <w:tcW w:w="4352" w:type="dxa"/>
                          </w:tcPr>
                          <w:p w14:paraId="65704819" w14:textId="77777777" w:rsidR="00764E03" w:rsidRDefault="00764E03" w:rsidP="002C77A8">
                            <w:pPr>
                              <w:rPr>
                                <w:sz w:val="24"/>
                                <w:szCs w:val="24"/>
                              </w:rPr>
                            </w:pPr>
                            <w:r>
                              <w:rPr>
                                <w:sz w:val="24"/>
                                <w:szCs w:val="24"/>
                              </w:rPr>
                              <w:t>José Fonseca</w:t>
                            </w:r>
                          </w:p>
                          <w:p w14:paraId="1F8ADE39" w14:textId="77777777" w:rsidR="00764E03" w:rsidRPr="004A30F4" w:rsidRDefault="00764E03" w:rsidP="002C77A8">
                            <w:pPr>
                              <w:rPr>
                                <w:sz w:val="24"/>
                                <w:szCs w:val="24"/>
                              </w:rPr>
                            </w:pPr>
                            <w:r>
                              <w:rPr>
                                <w:sz w:val="24"/>
                                <w:szCs w:val="24"/>
                              </w:rPr>
                              <w:t>Noel Lopes</w:t>
                            </w:r>
                          </w:p>
                        </w:tc>
                      </w:tr>
                      <w:tr w:rsidR="00764E03" w:rsidRPr="004A30F4" w14:paraId="7BE7E2E5" w14:textId="77777777" w:rsidTr="002C77A8">
                        <w:tc>
                          <w:tcPr>
                            <w:tcW w:w="3794" w:type="dxa"/>
                            <w:shd w:val="clear" w:color="auto" w:fill="D9D9D9"/>
                          </w:tcPr>
                          <w:p w14:paraId="074675B9" w14:textId="77777777" w:rsidR="00764E03" w:rsidRPr="004A30F4" w:rsidRDefault="00764E03" w:rsidP="002C77A8">
                            <w:pPr>
                              <w:jc w:val="right"/>
                              <w:rPr>
                                <w:b/>
                                <w:sz w:val="24"/>
                                <w:szCs w:val="24"/>
                              </w:rPr>
                            </w:pPr>
                            <w:r w:rsidRPr="004A30F4">
                              <w:rPr>
                                <w:b/>
                                <w:sz w:val="24"/>
                                <w:szCs w:val="24"/>
                              </w:rPr>
                              <w:t>Data</w:t>
                            </w:r>
                          </w:p>
                        </w:tc>
                        <w:tc>
                          <w:tcPr>
                            <w:tcW w:w="4352" w:type="dxa"/>
                          </w:tcPr>
                          <w:p w14:paraId="351EDBED" w14:textId="46DDA216" w:rsidR="00764E03" w:rsidRPr="004A30F4" w:rsidRDefault="00764E03" w:rsidP="00CA027C">
                            <w:pPr>
                              <w:rPr>
                                <w:sz w:val="24"/>
                                <w:szCs w:val="24"/>
                              </w:rPr>
                            </w:pPr>
                            <w:r>
                              <w:rPr>
                                <w:sz w:val="24"/>
                                <w:szCs w:val="24"/>
                              </w:rPr>
                              <w:t>15/01/2018</w:t>
                            </w:r>
                          </w:p>
                        </w:tc>
                      </w:tr>
                      <w:tr w:rsidR="00764E03" w:rsidRPr="009C29D8" w14:paraId="21CF96FD" w14:textId="77777777" w:rsidTr="002C77A8">
                        <w:tc>
                          <w:tcPr>
                            <w:tcW w:w="3794" w:type="dxa"/>
                            <w:shd w:val="clear" w:color="auto" w:fill="D9D9D9"/>
                          </w:tcPr>
                          <w:p w14:paraId="09F85631" w14:textId="77777777" w:rsidR="00764E03" w:rsidRPr="004A30F4" w:rsidRDefault="00764E03" w:rsidP="002C77A8">
                            <w:pPr>
                              <w:jc w:val="right"/>
                              <w:rPr>
                                <w:b/>
                                <w:sz w:val="24"/>
                                <w:szCs w:val="24"/>
                              </w:rPr>
                            </w:pPr>
                            <w:r>
                              <w:rPr>
                                <w:b/>
                                <w:sz w:val="24"/>
                                <w:szCs w:val="24"/>
                              </w:rPr>
                              <w:t>Alunos</w:t>
                            </w:r>
                          </w:p>
                        </w:tc>
                        <w:tc>
                          <w:tcPr>
                            <w:tcW w:w="4352" w:type="dxa"/>
                          </w:tcPr>
                          <w:p w14:paraId="170F57F7" w14:textId="77777777" w:rsidR="00764E03" w:rsidRDefault="00764E03"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764E03" w:rsidRDefault="00764E03" w:rsidP="00813D22">
                            <w:pPr>
                              <w:rPr>
                                <w:sz w:val="24"/>
                                <w:szCs w:val="24"/>
                                <w:lang w:val="pt-PT"/>
                              </w:rPr>
                            </w:pPr>
                            <w:r>
                              <w:rPr>
                                <w:sz w:val="24"/>
                                <w:szCs w:val="24"/>
                                <w:lang w:val="pt-PT"/>
                              </w:rPr>
                              <w:t>1011577 Nuno Lima</w:t>
                            </w:r>
                          </w:p>
                          <w:p w14:paraId="36D09331" w14:textId="77777777" w:rsidR="00764E03" w:rsidRDefault="00764E03" w:rsidP="00813D22">
                            <w:pPr>
                              <w:rPr>
                                <w:sz w:val="24"/>
                                <w:szCs w:val="24"/>
                                <w:lang w:val="pt-PT"/>
                              </w:rPr>
                            </w:pPr>
                            <w:r>
                              <w:rPr>
                                <w:sz w:val="24"/>
                                <w:szCs w:val="24"/>
                                <w:lang w:val="pt-PT"/>
                              </w:rPr>
                              <w:t>1011936 Ricardo Fernandes</w:t>
                            </w:r>
                          </w:p>
                          <w:p w14:paraId="7AAB89BA" w14:textId="77777777" w:rsidR="00764E03" w:rsidRPr="00EA5234" w:rsidRDefault="00764E03" w:rsidP="00813D22">
                            <w:pPr>
                              <w:rPr>
                                <w:sz w:val="24"/>
                                <w:szCs w:val="24"/>
                                <w:lang w:val="pt-PT"/>
                              </w:rPr>
                            </w:pPr>
                          </w:p>
                        </w:tc>
                      </w:tr>
                    </w:tbl>
                    <w:p w14:paraId="33E02979" w14:textId="77777777" w:rsidR="00764E03" w:rsidRPr="00EA5234" w:rsidRDefault="00764E03" w:rsidP="00EA5234">
                      <w:pPr>
                        <w:rPr>
                          <w:b/>
                          <w:sz w:val="24"/>
                          <w:szCs w:val="24"/>
                          <w:lang w:val="pt-PT"/>
                        </w:rPr>
                      </w:pPr>
                    </w:p>
                    <w:p w14:paraId="39A3DE53" w14:textId="77777777" w:rsidR="00764E03" w:rsidRPr="00EA5234" w:rsidRDefault="00764E03" w:rsidP="00EA5234">
                      <w:pPr>
                        <w:rPr>
                          <w:b/>
                          <w:sz w:val="24"/>
                          <w:szCs w:val="24"/>
                          <w:lang w:val="pt-PT"/>
                        </w:rPr>
                      </w:pPr>
                    </w:p>
                    <w:p w14:paraId="5E94E80C" w14:textId="77777777" w:rsidR="00764E03" w:rsidRPr="00EA5234" w:rsidRDefault="00764E03" w:rsidP="00EA5234">
                      <w:pPr>
                        <w:rPr>
                          <w:b/>
                          <w:sz w:val="24"/>
                          <w:szCs w:val="24"/>
                          <w:lang w:val="pt-PT"/>
                        </w:rPr>
                      </w:pPr>
                    </w:p>
                    <w:p w14:paraId="119702A8" w14:textId="77777777" w:rsidR="00764E03" w:rsidRPr="00EA5234" w:rsidRDefault="00764E03" w:rsidP="00EA5234">
                      <w:pPr>
                        <w:rPr>
                          <w:b/>
                          <w:sz w:val="24"/>
                          <w:szCs w:val="24"/>
                          <w:lang w:val="pt-PT"/>
                        </w:rPr>
                      </w:pPr>
                    </w:p>
                    <w:p w14:paraId="694DA8E4" w14:textId="77777777" w:rsidR="00764E03" w:rsidRPr="00EA5234" w:rsidRDefault="00764E03" w:rsidP="00EA5234">
                      <w:pPr>
                        <w:rPr>
                          <w:b/>
                          <w:sz w:val="24"/>
                          <w:szCs w:val="24"/>
                          <w:lang w:val="pt-PT"/>
                        </w:rPr>
                      </w:pPr>
                    </w:p>
                    <w:p w14:paraId="63552611" w14:textId="77777777" w:rsidR="00764E03" w:rsidRPr="00EA5234" w:rsidRDefault="00764E03" w:rsidP="00EA5234">
                      <w:pPr>
                        <w:rPr>
                          <w:b/>
                          <w:sz w:val="24"/>
                          <w:szCs w:val="24"/>
                          <w:lang w:val="pt-PT"/>
                        </w:rPr>
                      </w:pPr>
                    </w:p>
                    <w:p w14:paraId="54A241F3" w14:textId="77777777" w:rsidR="00764E03" w:rsidRPr="00EA5234" w:rsidRDefault="00764E03" w:rsidP="00EA5234">
                      <w:pPr>
                        <w:rPr>
                          <w:b/>
                          <w:sz w:val="24"/>
                          <w:szCs w:val="24"/>
                          <w:lang w:val="pt-PT"/>
                        </w:rPr>
                      </w:pPr>
                    </w:p>
                    <w:p w14:paraId="6FC8F711" w14:textId="77777777" w:rsidR="00764E03" w:rsidRDefault="00764E03" w:rsidP="00EA5234">
                      <w:pPr>
                        <w:rPr>
                          <w:b/>
                          <w:sz w:val="24"/>
                          <w:szCs w:val="24"/>
                          <w:lang w:val="pt-PT"/>
                        </w:rPr>
                      </w:pPr>
                    </w:p>
                    <w:p w14:paraId="0BBB47AE" w14:textId="77777777" w:rsidR="00764E03" w:rsidRDefault="00764E03" w:rsidP="00EA5234">
                      <w:pPr>
                        <w:rPr>
                          <w:b/>
                          <w:sz w:val="24"/>
                          <w:szCs w:val="24"/>
                          <w:lang w:val="pt-PT"/>
                        </w:rPr>
                      </w:pPr>
                    </w:p>
                    <w:p w14:paraId="2AB9A578" w14:textId="77777777" w:rsidR="00764E03" w:rsidRDefault="00764E03" w:rsidP="00EA5234">
                      <w:pPr>
                        <w:rPr>
                          <w:b/>
                          <w:sz w:val="24"/>
                          <w:szCs w:val="24"/>
                          <w:lang w:val="pt-PT"/>
                        </w:rPr>
                      </w:pPr>
                    </w:p>
                    <w:p w14:paraId="2F0DBC78" w14:textId="77777777" w:rsidR="00764E03" w:rsidRDefault="00764E03" w:rsidP="00EA5234">
                      <w:pPr>
                        <w:rPr>
                          <w:b/>
                          <w:sz w:val="24"/>
                          <w:szCs w:val="24"/>
                          <w:lang w:val="pt-PT"/>
                        </w:rPr>
                      </w:pPr>
                    </w:p>
                    <w:p w14:paraId="3D041332" w14:textId="77777777" w:rsidR="00764E03" w:rsidRDefault="00764E03" w:rsidP="00EA5234">
                      <w:pPr>
                        <w:rPr>
                          <w:b/>
                          <w:sz w:val="24"/>
                          <w:szCs w:val="24"/>
                          <w:lang w:val="pt-PT"/>
                        </w:rPr>
                      </w:pPr>
                    </w:p>
                    <w:p w14:paraId="60614991" w14:textId="77777777" w:rsidR="00764E03" w:rsidRDefault="00764E03" w:rsidP="00EA5234">
                      <w:pPr>
                        <w:rPr>
                          <w:b/>
                          <w:sz w:val="24"/>
                          <w:szCs w:val="24"/>
                          <w:lang w:val="pt-PT"/>
                        </w:rPr>
                      </w:pPr>
                    </w:p>
                    <w:p w14:paraId="0F5028CE" w14:textId="77777777" w:rsidR="00764E03" w:rsidRPr="00EA5234" w:rsidRDefault="00764E03"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Heading1"/>
        <w:rPr>
          <w:lang w:val="pt-PT"/>
        </w:rPr>
      </w:pPr>
      <w:bookmarkStart w:id="0" w:name="_Toc498084477"/>
      <w:bookmarkStart w:id="1" w:name="_Toc503091348"/>
      <w:bookmarkStart w:id="2" w:name="_Toc503793954"/>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3261846C" w14:textId="441BC84F" w:rsidR="00764E03" w:rsidRDefault="000A6361">
      <w:pPr>
        <w:pStyle w:val="TOC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793954" w:history="1">
        <w:r w:rsidR="00764E03" w:rsidRPr="00037C3C">
          <w:rPr>
            <w:rStyle w:val="Hyperlink"/>
            <w:noProof/>
            <w:lang w:val="pt-PT"/>
          </w:rPr>
          <w:t>Índice</w:t>
        </w:r>
        <w:r w:rsidR="00764E03">
          <w:rPr>
            <w:noProof/>
            <w:webHidden/>
          </w:rPr>
          <w:tab/>
        </w:r>
        <w:r w:rsidR="00764E03">
          <w:rPr>
            <w:noProof/>
            <w:webHidden/>
          </w:rPr>
          <w:fldChar w:fldCharType="begin"/>
        </w:r>
        <w:r w:rsidR="00764E03">
          <w:rPr>
            <w:noProof/>
            <w:webHidden/>
          </w:rPr>
          <w:instrText xml:space="preserve"> PAGEREF _Toc503793954 \h </w:instrText>
        </w:r>
        <w:r w:rsidR="00764E03">
          <w:rPr>
            <w:noProof/>
            <w:webHidden/>
          </w:rPr>
        </w:r>
        <w:r w:rsidR="00764E03">
          <w:rPr>
            <w:noProof/>
            <w:webHidden/>
          </w:rPr>
          <w:fldChar w:fldCharType="separate"/>
        </w:r>
        <w:r w:rsidR="00764E03">
          <w:rPr>
            <w:noProof/>
            <w:webHidden/>
          </w:rPr>
          <w:t>1</w:t>
        </w:r>
        <w:r w:rsidR="00764E03">
          <w:rPr>
            <w:noProof/>
            <w:webHidden/>
          </w:rPr>
          <w:fldChar w:fldCharType="end"/>
        </w:r>
      </w:hyperlink>
    </w:p>
    <w:p w14:paraId="6221E671" w14:textId="03BAE4FB" w:rsidR="00764E03" w:rsidRDefault="00764E03">
      <w:pPr>
        <w:pStyle w:val="TOC1"/>
        <w:tabs>
          <w:tab w:val="right" w:leader="dot" w:pos="9016"/>
        </w:tabs>
        <w:rPr>
          <w:rFonts w:eastAsiaTheme="minorEastAsia"/>
          <w:noProof/>
          <w:lang w:eastAsia="en-GB"/>
        </w:rPr>
      </w:pPr>
      <w:hyperlink w:anchor="_Toc503793955" w:history="1">
        <w:r w:rsidRPr="00037C3C">
          <w:rPr>
            <w:rStyle w:val="Hyperlink"/>
            <w:noProof/>
            <w:lang w:val="pt-PT"/>
          </w:rPr>
          <w:t>Índice de Figuras</w:t>
        </w:r>
        <w:r>
          <w:rPr>
            <w:noProof/>
            <w:webHidden/>
          </w:rPr>
          <w:tab/>
        </w:r>
        <w:r>
          <w:rPr>
            <w:noProof/>
            <w:webHidden/>
          </w:rPr>
          <w:fldChar w:fldCharType="begin"/>
        </w:r>
        <w:r>
          <w:rPr>
            <w:noProof/>
            <w:webHidden/>
          </w:rPr>
          <w:instrText xml:space="preserve"> PAGEREF _Toc503793955 \h </w:instrText>
        </w:r>
        <w:r>
          <w:rPr>
            <w:noProof/>
            <w:webHidden/>
          </w:rPr>
        </w:r>
        <w:r>
          <w:rPr>
            <w:noProof/>
            <w:webHidden/>
          </w:rPr>
          <w:fldChar w:fldCharType="separate"/>
        </w:r>
        <w:r>
          <w:rPr>
            <w:noProof/>
            <w:webHidden/>
          </w:rPr>
          <w:t>3</w:t>
        </w:r>
        <w:r>
          <w:rPr>
            <w:noProof/>
            <w:webHidden/>
          </w:rPr>
          <w:fldChar w:fldCharType="end"/>
        </w:r>
      </w:hyperlink>
    </w:p>
    <w:p w14:paraId="49927AA1" w14:textId="053FB0D7" w:rsidR="00764E03" w:rsidRDefault="00764E03">
      <w:pPr>
        <w:pStyle w:val="TOC1"/>
        <w:tabs>
          <w:tab w:val="right" w:leader="dot" w:pos="9016"/>
        </w:tabs>
        <w:rPr>
          <w:rFonts w:eastAsiaTheme="minorEastAsia"/>
          <w:noProof/>
          <w:lang w:eastAsia="en-GB"/>
        </w:rPr>
      </w:pPr>
      <w:hyperlink w:anchor="_Toc503793956" w:history="1">
        <w:r w:rsidRPr="00037C3C">
          <w:rPr>
            <w:rStyle w:val="Hyperlink"/>
            <w:noProof/>
            <w:lang w:val="pt-PT"/>
          </w:rPr>
          <w:t>1. Descrição do tema do projecto</w:t>
        </w:r>
        <w:r>
          <w:rPr>
            <w:noProof/>
            <w:webHidden/>
          </w:rPr>
          <w:tab/>
        </w:r>
        <w:r>
          <w:rPr>
            <w:noProof/>
            <w:webHidden/>
          </w:rPr>
          <w:fldChar w:fldCharType="begin"/>
        </w:r>
        <w:r>
          <w:rPr>
            <w:noProof/>
            <w:webHidden/>
          </w:rPr>
          <w:instrText xml:space="preserve"> PAGEREF _Toc503793956 \h </w:instrText>
        </w:r>
        <w:r>
          <w:rPr>
            <w:noProof/>
            <w:webHidden/>
          </w:rPr>
        </w:r>
        <w:r>
          <w:rPr>
            <w:noProof/>
            <w:webHidden/>
          </w:rPr>
          <w:fldChar w:fldCharType="separate"/>
        </w:r>
        <w:r>
          <w:rPr>
            <w:noProof/>
            <w:webHidden/>
          </w:rPr>
          <w:t>4</w:t>
        </w:r>
        <w:r>
          <w:rPr>
            <w:noProof/>
            <w:webHidden/>
          </w:rPr>
          <w:fldChar w:fldCharType="end"/>
        </w:r>
      </w:hyperlink>
    </w:p>
    <w:p w14:paraId="13775CD1" w14:textId="7F2164F2" w:rsidR="00764E03" w:rsidRDefault="00764E03">
      <w:pPr>
        <w:pStyle w:val="TOC1"/>
        <w:tabs>
          <w:tab w:val="right" w:leader="dot" w:pos="9016"/>
        </w:tabs>
        <w:rPr>
          <w:rFonts w:eastAsiaTheme="minorEastAsia"/>
          <w:noProof/>
          <w:lang w:eastAsia="en-GB"/>
        </w:rPr>
      </w:pPr>
      <w:hyperlink w:anchor="_Toc503793957" w:history="1">
        <w:r w:rsidRPr="00037C3C">
          <w:rPr>
            <w:rStyle w:val="Hyperlink"/>
            <w:noProof/>
            <w:lang w:val="pt-PT"/>
          </w:rPr>
          <w:t>2. Padrões de desenvolvimento de doftware</w:t>
        </w:r>
        <w:r>
          <w:rPr>
            <w:noProof/>
            <w:webHidden/>
          </w:rPr>
          <w:tab/>
        </w:r>
        <w:r>
          <w:rPr>
            <w:noProof/>
            <w:webHidden/>
          </w:rPr>
          <w:fldChar w:fldCharType="begin"/>
        </w:r>
        <w:r>
          <w:rPr>
            <w:noProof/>
            <w:webHidden/>
          </w:rPr>
          <w:instrText xml:space="preserve"> PAGEREF _Toc503793957 \h </w:instrText>
        </w:r>
        <w:r>
          <w:rPr>
            <w:noProof/>
            <w:webHidden/>
          </w:rPr>
        </w:r>
        <w:r>
          <w:rPr>
            <w:noProof/>
            <w:webHidden/>
          </w:rPr>
          <w:fldChar w:fldCharType="separate"/>
        </w:r>
        <w:r>
          <w:rPr>
            <w:noProof/>
            <w:webHidden/>
          </w:rPr>
          <w:t>5</w:t>
        </w:r>
        <w:r>
          <w:rPr>
            <w:noProof/>
            <w:webHidden/>
          </w:rPr>
          <w:fldChar w:fldCharType="end"/>
        </w:r>
      </w:hyperlink>
    </w:p>
    <w:p w14:paraId="653067BC" w14:textId="0E3980FE" w:rsidR="00764E03" w:rsidRDefault="00764E03">
      <w:pPr>
        <w:pStyle w:val="TOC2"/>
        <w:tabs>
          <w:tab w:val="right" w:leader="dot" w:pos="9016"/>
        </w:tabs>
        <w:rPr>
          <w:rFonts w:eastAsiaTheme="minorEastAsia"/>
          <w:noProof/>
          <w:lang w:eastAsia="en-GB"/>
        </w:rPr>
      </w:pPr>
      <w:hyperlink w:anchor="_Toc503793958" w:history="1">
        <w:r w:rsidRPr="00037C3C">
          <w:rPr>
            <w:rStyle w:val="Hyperlink"/>
            <w:noProof/>
            <w:lang w:val="pt-PT"/>
          </w:rPr>
          <w:t>2.1.</w:t>
        </w:r>
        <w:r w:rsidRPr="00037C3C">
          <w:rPr>
            <w:rStyle w:val="Hyperlink"/>
            <w:i/>
            <w:noProof/>
            <w:lang w:val="pt-PT"/>
          </w:rPr>
          <w:t xml:space="preserve"> Spiral Development</w:t>
        </w:r>
        <w:r>
          <w:rPr>
            <w:noProof/>
            <w:webHidden/>
          </w:rPr>
          <w:tab/>
        </w:r>
        <w:r>
          <w:rPr>
            <w:noProof/>
            <w:webHidden/>
          </w:rPr>
          <w:fldChar w:fldCharType="begin"/>
        </w:r>
        <w:r>
          <w:rPr>
            <w:noProof/>
            <w:webHidden/>
          </w:rPr>
          <w:instrText xml:space="preserve"> PAGEREF _Toc503793958 \h </w:instrText>
        </w:r>
        <w:r>
          <w:rPr>
            <w:noProof/>
            <w:webHidden/>
          </w:rPr>
        </w:r>
        <w:r>
          <w:rPr>
            <w:noProof/>
            <w:webHidden/>
          </w:rPr>
          <w:fldChar w:fldCharType="separate"/>
        </w:r>
        <w:r>
          <w:rPr>
            <w:noProof/>
            <w:webHidden/>
          </w:rPr>
          <w:t>5</w:t>
        </w:r>
        <w:r>
          <w:rPr>
            <w:noProof/>
            <w:webHidden/>
          </w:rPr>
          <w:fldChar w:fldCharType="end"/>
        </w:r>
      </w:hyperlink>
    </w:p>
    <w:p w14:paraId="0D087EC7" w14:textId="702FCD81" w:rsidR="00764E03" w:rsidRDefault="00764E03">
      <w:pPr>
        <w:pStyle w:val="TOC2"/>
        <w:tabs>
          <w:tab w:val="right" w:leader="dot" w:pos="9016"/>
        </w:tabs>
        <w:rPr>
          <w:rFonts w:eastAsiaTheme="minorEastAsia"/>
          <w:noProof/>
          <w:lang w:eastAsia="en-GB"/>
        </w:rPr>
      </w:pPr>
      <w:hyperlink w:anchor="_Toc503793959" w:history="1">
        <w:r w:rsidRPr="00037C3C">
          <w:rPr>
            <w:rStyle w:val="Hyperlink"/>
            <w:noProof/>
            <w:lang w:val="pt-PT"/>
          </w:rPr>
          <w:t>2.2.</w:t>
        </w:r>
        <w:r w:rsidRPr="00037C3C">
          <w:rPr>
            <w:rStyle w:val="Hyperlink"/>
            <w:i/>
            <w:noProof/>
            <w:lang w:val="pt-PT"/>
          </w:rPr>
          <w:t xml:space="preserve"> Quitting Time</w:t>
        </w:r>
        <w:r>
          <w:rPr>
            <w:noProof/>
            <w:webHidden/>
          </w:rPr>
          <w:tab/>
        </w:r>
        <w:r>
          <w:rPr>
            <w:noProof/>
            <w:webHidden/>
          </w:rPr>
          <w:fldChar w:fldCharType="begin"/>
        </w:r>
        <w:r>
          <w:rPr>
            <w:noProof/>
            <w:webHidden/>
          </w:rPr>
          <w:instrText xml:space="preserve"> PAGEREF _Toc503793959 \h </w:instrText>
        </w:r>
        <w:r>
          <w:rPr>
            <w:noProof/>
            <w:webHidden/>
          </w:rPr>
        </w:r>
        <w:r>
          <w:rPr>
            <w:noProof/>
            <w:webHidden/>
          </w:rPr>
          <w:fldChar w:fldCharType="separate"/>
        </w:r>
        <w:r>
          <w:rPr>
            <w:noProof/>
            <w:webHidden/>
          </w:rPr>
          <w:t>7</w:t>
        </w:r>
        <w:r>
          <w:rPr>
            <w:noProof/>
            <w:webHidden/>
          </w:rPr>
          <w:fldChar w:fldCharType="end"/>
        </w:r>
      </w:hyperlink>
    </w:p>
    <w:p w14:paraId="19F445DA" w14:textId="4B39E00D" w:rsidR="00764E03" w:rsidRDefault="00764E03">
      <w:pPr>
        <w:pStyle w:val="TOC2"/>
        <w:tabs>
          <w:tab w:val="right" w:leader="dot" w:pos="9016"/>
        </w:tabs>
        <w:rPr>
          <w:rFonts w:eastAsiaTheme="minorEastAsia"/>
          <w:noProof/>
          <w:lang w:eastAsia="en-GB"/>
        </w:rPr>
      </w:pPr>
      <w:hyperlink w:anchor="_Toc503793960" w:history="1">
        <w:r w:rsidRPr="00037C3C">
          <w:rPr>
            <w:rStyle w:val="Hyperlink"/>
            <w:noProof/>
            <w:lang w:val="pt-PT"/>
          </w:rPr>
          <w:t>2.3.</w:t>
        </w:r>
        <w:r w:rsidRPr="00037C3C">
          <w:rPr>
            <w:rStyle w:val="Hyperlink"/>
            <w:i/>
            <w:noProof/>
            <w:lang w:val="pt-PT"/>
          </w:rPr>
          <w:t xml:space="preserve"> Two Tier Review</w:t>
        </w:r>
        <w:r>
          <w:rPr>
            <w:noProof/>
            <w:webHidden/>
          </w:rPr>
          <w:tab/>
        </w:r>
        <w:r>
          <w:rPr>
            <w:noProof/>
            <w:webHidden/>
          </w:rPr>
          <w:fldChar w:fldCharType="begin"/>
        </w:r>
        <w:r>
          <w:rPr>
            <w:noProof/>
            <w:webHidden/>
          </w:rPr>
          <w:instrText xml:space="preserve"> PAGEREF _Toc503793960 \h </w:instrText>
        </w:r>
        <w:r>
          <w:rPr>
            <w:noProof/>
            <w:webHidden/>
          </w:rPr>
        </w:r>
        <w:r>
          <w:rPr>
            <w:noProof/>
            <w:webHidden/>
          </w:rPr>
          <w:fldChar w:fldCharType="separate"/>
        </w:r>
        <w:r>
          <w:rPr>
            <w:noProof/>
            <w:webHidden/>
          </w:rPr>
          <w:t>8</w:t>
        </w:r>
        <w:r>
          <w:rPr>
            <w:noProof/>
            <w:webHidden/>
          </w:rPr>
          <w:fldChar w:fldCharType="end"/>
        </w:r>
      </w:hyperlink>
    </w:p>
    <w:p w14:paraId="4B288074" w14:textId="6BFA0D72" w:rsidR="00764E03" w:rsidRDefault="00764E03">
      <w:pPr>
        <w:pStyle w:val="TOC1"/>
        <w:tabs>
          <w:tab w:val="right" w:leader="dot" w:pos="9016"/>
        </w:tabs>
        <w:rPr>
          <w:rFonts w:eastAsiaTheme="minorEastAsia"/>
          <w:noProof/>
          <w:lang w:eastAsia="en-GB"/>
        </w:rPr>
      </w:pPr>
      <w:hyperlink w:anchor="_Toc503793961" w:history="1">
        <w:r w:rsidRPr="00037C3C">
          <w:rPr>
            <w:rStyle w:val="Hyperlink"/>
            <w:noProof/>
            <w:lang w:val="pt-PT"/>
          </w:rPr>
          <w:t xml:space="preserve">3. Estado da arte: comparação do projecto com dois </w:t>
        </w:r>
        <w:r w:rsidRPr="00037C3C">
          <w:rPr>
            <w:rStyle w:val="Hyperlink"/>
            <w:i/>
            <w:noProof/>
            <w:lang w:val="pt-PT"/>
          </w:rPr>
          <w:t>sites</w:t>
        </w:r>
        <w:r w:rsidRPr="00037C3C">
          <w:rPr>
            <w:rStyle w:val="Hyperlink"/>
            <w:noProof/>
            <w:lang w:val="pt-PT"/>
          </w:rPr>
          <w:t xml:space="preserve"> de referência</w:t>
        </w:r>
        <w:r>
          <w:rPr>
            <w:noProof/>
            <w:webHidden/>
          </w:rPr>
          <w:tab/>
        </w:r>
        <w:r>
          <w:rPr>
            <w:noProof/>
            <w:webHidden/>
          </w:rPr>
          <w:fldChar w:fldCharType="begin"/>
        </w:r>
        <w:r>
          <w:rPr>
            <w:noProof/>
            <w:webHidden/>
          </w:rPr>
          <w:instrText xml:space="preserve"> PAGEREF _Toc503793961 \h </w:instrText>
        </w:r>
        <w:r>
          <w:rPr>
            <w:noProof/>
            <w:webHidden/>
          </w:rPr>
        </w:r>
        <w:r>
          <w:rPr>
            <w:noProof/>
            <w:webHidden/>
          </w:rPr>
          <w:fldChar w:fldCharType="separate"/>
        </w:r>
        <w:r>
          <w:rPr>
            <w:noProof/>
            <w:webHidden/>
          </w:rPr>
          <w:t>9</w:t>
        </w:r>
        <w:r>
          <w:rPr>
            <w:noProof/>
            <w:webHidden/>
          </w:rPr>
          <w:fldChar w:fldCharType="end"/>
        </w:r>
      </w:hyperlink>
    </w:p>
    <w:p w14:paraId="6BD4CE2F" w14:textId="47075CC6" w:rsidR="00764E03" w:rsidRDefault="00764E03">
      <w:pPr>
        <w:pStyle w:val="TOC1"/>
        <w:tabs>
          <w:tab w:val="right" w:leader="dot" w:pos="9016"/>
        </w:tabs>
        <w:rPr>
          <w:rFonts w:eastAsiaTheme="minorEastAsia"/>
          <w:noProof/>
          <w:lang w:eastAsia="en-GB"/>
        </w:rPr>
      </w:pPr>
      <w:hyperlink w:anchor="_Toc503793962" w:history="1">
        <w:r w:rsidRPr="00037C3C">
          <w:rPr>
            <w:rStyle w:val="Hyperlink"/>
            <w:noProof/>
            <w:lang w:val="pt-PT"/>
          </w:rPr>
          <w:t>4. Análise de requisitos</w:t>
        </w:r>
        <w:r>
          <w:rPr>
            <w:noProof/>
            <w:webHidden/>
          </w:rPr>
          <w:tab/>
        </w:r>
        <w:r>
          <w:rPr>
            <w:noProof/>
            <w:webHidden/>
          </w:rPr>
          <w:fldChar w:fldCharType="begin"/>
        </w:r>
        <w:r>
          <w:rPr>
            <w:noProof/>
            <w:webHidden/>
          </w:rPr>
          <w:instrText xml:space="preserve"> PAGEREF _Toc503793962 \h </w:instrText>
        </w:r>
        <w:r>
          <w:rPr>
            <w:noProof/>
            <w:webHidden/>
          </w:rPr>
        </w:r>
        <w:r>
          <w:rPr>
            <w:noProof/>
            <w:webHidden/>
          </w:rPr>
          <w:fldChar w:fldCharType="separate"/>
        </w:r>
        <w:r>
          <w:rPr>
            <w:noProof/>
            <w:webHidden/>
          </w:rPr>
          <w:t>10</w:t>
        </w:r>
        <w:r>
          <w:rPr>
            <w:noProof/>
            <w:webHidden/>
          </w:rPr>
          <w:fldChar w:fldCharType="end"/>
        </w:r>
      </w:hyperlink>
    </w:p>
    <w:p w14:paraId="5DF6DE6E" w14:textId="44B75788" w:rsidR="00764E03" w:rsidRDefault="00764E03">
      <w:pPr>
        <w:pStyle w:val="TOC2"/>
        <w:tabs>
          <w:tab w:val="right" w:leader="dot" w:pos="9016"/>
        </w:tabs>
        <w:rPr>
          <w:rFonts w:eastAsiaTheme="minorEastAsia"/>
          <w:noProof/>
          <w:lang w:eastAsia="en-GB"/>
        </w:rPr>
      </w:pPr>
      <w:hyperlink w:anchor="_Toc503793963" w:history="1">
        <w:r w:rsidRPr="00037C3C">
          <w:rPr>
            <w:rStyle w:val="Hyperlink"/>
            <w:noProof/>
            <w:lang w:val="pt-PT"/>
          </w:rPr>
          <w:t>4.1. Tabela de casos de uso candidatos, actores e objectivos</w:t>
        </w:r>
        <w:r>
          <w:rPr>
            <w:noProof/>
            <w:webHidden/>
          </w:rPr>
          <w:tab/>
        </w:r>
        <w:r>
          <w:rPr>
            <w:noProof/>
            <w:webHidden/>
          </w:rPr>
          <w:fldChar w:fldCharType="begin"/>
        </w:r>
        <w:r>
          <w:rPr>
            <w:noProof/>
            <w:webHidden/>
          </w:rPr>
          <w:instrText xml:space="preserve"> PAGEREF _Toc503793963 \h </w:instrText>
        </w:r>
        <w:r>
          <w:rPr>
            <w:noProof/>
            <w:webHidden/>
          </w:rPr>
        </w:r>
        <w:r>
          <w:rPr>
            <w:noProof/>
            <w:webHidden/>
          </w:rPr>
          <w:fldChar w:fldCharType="separate"/>
        </w:r>
        <w:r>
          <w:rPr>
            <w:noProof/>
            <w:webHidden/>
          </w:rPr>
          <w:t>10</w:t>
        </w:r>
        <w:r>
          <w:rPr>
            <w:noProof/>
            <w:webHidden/>
          </w:rPr>
          <w:fldChar w:fldCharType="end"/>
        </w:r>
      </w:hyperlink>
    </w:p>
    <w:p w14:paraId="62BFF774" w14:textId="6B7AADCC" w:rsidR="00764E03" w:rsidRDefault="00764E03">
      <w:pPr>
        <w:pStyle w:val="TOC2"/>
        <w:tabs>
          <w:tab w:val="right" w:leader="dot" w:pos="9016"/>
        </w:tabs>
        <w:rPr>
          <w:rFonts w:eastAsiaTheme="minorEastAsia"/>
          <w:noProof/>
          <w:lang w:eastAsia="en-GB"/>
        </w:rPr>
      </w:pPr>
      <w:hyperlink w:anchor="_Toc503793964" w:history="1">
        <w:r w:rsidRPr="00037C3C">
          <w:rPr>
            <w:rStyle w:val="Hyperlink"/>
            <w:noProof/>
            <w:lang w:val="pt-PT"/>
          </w:rPr>
          <w:t>4.2. Diagrama de contexto</w:t>
        </w:r>
        <w:r>
          <w:rPr>
            <w:noProof/>
            <w:webHidden/>
          </w:rPr>
          <w:tab/>
        </w:r>
        <w:r>
          <w:rPr>
            <w:noProof/>
            <w:webHidden/>
          </w:rPr>
          <w:fldChar w:fldCharType="begin"/>
        </w:r>
        <w:r>
          <w:rPr>
            <w:noProof/>
            <w:webHidden/>
          </w:rPr>
          <w:instrText xml:space="preserve"> PAGEREF _Toc503793964 \h </w:instrText>
        </w:r>
        <w:r>
          <w:rPr>
            <w:noProof/>
            <w:webHidden/>
          </w:rPr>
        </w:r>
        <w:r>
          <w:rPr>
            <w:noProof/>
            <w:webHidden/>
          </w:rPr>
          <w:fldChar w:fldCharType="separate"/>
        </w:r>
        <w:r>
          <w:rPr>
            <w:noProof/>
            <w:webHidden/>
          </w:rPr>
          <w:t>11</w:t>
        </w:r>
        <w:r>
          <w:rPr>
            <w:noProof/>
            <w:webHidden/>
          </w:rPr>
          <w:fldChar w:fldCharType="end"/>
        </w:r>
      </w:hyperlink>
    </w:p>
    <w:p w14:paraId="798500A4" w14:textId="5785AA8B" w:rsidR="00764E03" w:rsidRDefault="00764E03">
      <w:pPr>
        <w:pStyle w:val="TOC2"/>
        <w:tabs>
          <w:tab w:val="right" w:leader="dot" w:pos="9016"/>
        </w:tabs>
        <w:rPr>
          <w:rFonts w:eastAsiaTheme="minorEastAsia"/>
          <w:noProof/>
          <w:lang w:eastAsia="en-GB"/>
        </w:rPr>
      </w:pPr>
      <w:hyperlink w:anchor="_Toc503793965" w:history="1">
        <w:r w:rsidRPr="00037C3C">
          <w:rPr>
            <w:rStyle w:val="Hyperlink"/>
            <w:noProof/>
            <w:lang w:val="pt-PT"/>
          </w:rPr>
          <w:t>4.3. Diagrama de casos de uso</w:t>
        </w:r>
        <w:r>
          <w:rPr>
            <w:noProof/>
            <w:webHidden/>
          </w:rPr>
          <w:tab/>
        </w:r>
        <w:r>
          <w:rPr>
            <w:noProof/>
            <w:webHidden/>
          </w:rPr>
          <w:fldChar w:fldCharType="begin"/>
        </w:r>
        <w:r>
          <w:rPr>
            <w:noProof/>
            <w:webHidden/>
          </w:rPr>
          <w:instrText xml:space="preserve"> PAGEREF _Toc503793965 \h </w:instrText>
        </w:r>
        <w:r>
          <w:rPr>
            <w:noProof/>
            <w:webHidden/>
          </w:rPr>
        </w:r>
        <w:r>
          <w:rPr>
            <w:noProof/>
            <w:webHidden/>
          </w:rPr>
          <w:fldChar w:fldCharType="separate"/>
        </w:r>
        <w:r>
          <w:rPr>
            <w:noProof/>
            <w:webHidden/>
          </w:rPr>
          <w:t>12</w:t>
        </w:r>
        <w:r>
          <w:rPr>
            <w:noProof/>
            <w:webHidden/>
          </w:rPr>
          <w:fldChar w:fldCharType="end"/>
        </w:r>
      </w:hyperlink>
    </w:p>
    <w:p w14:paraId="7E769C2B" w14:textId="4367AC1C" w:rsidR="00764E03" w:rsidRDefault="00764E03">
      <w:pPr>
        <w:pStyle w:val="TOC2"/>
        <w:tabs>
          <w:tab w:val="right" w:leader="dot" w:pos="9016"/>
        </w:tabs>
        <w:rPr>
          <w:rFonts w:eastAsiaTheme="minorEastAsia"/>
          <w:noProof/>
          <w:lang w:eastAsia="en-GB"/>
        </w:rPr>
      </w:pPr>
      <w:hyperlink w:anchor="_Toc503793966" w:history="1">
        <w:r w:rsidRPr="00037C3C">
          <w:rPr>
            <w:rStyle w:val="Hyperlink"/>
            <w:noProof/>
            <w:lang w:val="pt-PT"/>
          </w:rPr>
          <w:t>4.4. Descrição de casos de uso, diagramas de sequência, diagramas de classes parciais</w:t>
        </w:r>
        <w:r>
          <w:rPr>
            <w:noProof/>
            <w:webHidden/>
          </w:rPr>
          <w:tab/>
        </w:r>
        <w:r>
          <w:rPr>
            <w:noProof/>
            <w:webHidden/>
          </w:rPr>
          <w:fldChar w:fldCharType="begin"/>
        </w:r>
        <w:r>
          <w:rPr>
            <w:noProof/>
            <w:webHidden/>
          </w:rPr>
          <w:instrText xml:space="preserve"> PAGEREF _Toc503793966 \h </w:instrText>
        </w:r>
        <w:r>
          <w:rPr>
            <w:noProof/>
            <w:webHidden/>
          </w:rPr>
        </w:r>
        <w:r>
          <w:rPr>
            <w:noProof/>
            <w:webHidden/>
          </w:rPr>
          <w:fldChar w:fldCharType="separate"/>
        </w:r>
        <w:r>
          <w:rPr>
            <w:noProof/>
            <w:webHidden/>
          </w:rPr>
          <w:t>13</w:t>
        </w:r>
        <w:r>
          <w:rPr>
            <w:noProof/>
            <w:webHidden/>
          </w:rPr>
          <w:fldChar w:fldCharType="end"/>
        </w:r>
      </w:hyperlink>
    </w:p>
    <w:p w14:paraId="275222EC" w14:textId="1940BB5E" w:rsidR="00764E03" w:rsidRDefault="00764E03">
      <w:pPr>
        <w:pStyle w:val="TOC3"/>
        <w:tabs>
          <w:tab w:val="right" w:leader="dot" w:pos="9016"/>
        </w:tabs>
        <w:rPr>
          <w:rFonts w:eastAsiaTheme="minorEastAsia"/>
          <w:noProof/>
          <w:lang w:eastAsia="en-GB"/>
        </w:rPr>
      </w:pPr>
      <w:hyperlink w:anchor="_Toc503793967" w:history="1">
        <w:r w:rsidRPr="00037C3C">
          <w:rPr>
            <w:rStyle w:val="Hyperlink"/>
            <w:noProof/>
            <w:lang w:val="pt-PT"/>
          </w:rPr>
          <w:t>Descrição de caso de uso - Criar Trilho</w:t>
        </w:r>
        <w:r>
          <w:rPr>
            <w:noProof/>
            <w:webHidden/>
          </w:rPr>
          <w:tab/>
        </w:r>
        <w:r>
          <w:rPr>
            <w:noProof/>
            <w:webHidden/>
          </w:rPr>
          <w:fldChar w:fldCharType="begin"/>
        </w:r>
        <w:r>
          <w:rPr>
            <w:noProof/>
            <w:webHidden/>
          </w:rPr>
          <w:instrText xml:space="preserve"> PAGEREF _Toc503793967 \h </w:instrText>
        </w:r>
        <w:r>
          <w:rPr>
            <w:noProof/>
            <w:webHidden/>
          </w:rPr>
        </w:r>
        <w:r>
          <w:rPr>
            <w:noProof/>
            <w:webHidden/>
          </w:rPr>
          <w:fldChar w:fldCharType="separate"/>
        </w:r>
        <w:r>
          <w:rPr>
            <w:noProof/>
            <w:webHidden/>
          </w:rPr>
          <w:t>13</w:t>
        </w:r>
        <w:r>
          <w:rPr>
            <w:noProof/>
            <w:webHidden/>
          </w:rPr>
          <w:fldChar w:fldCharType="end"/>
        </w:r>
      </w:hyperlink>
    </w:p>
    <w:p w14:paraId="1512709C" w14:textId="5EEF14A3" w:rsidR="00764E03" w:rsidRDefault="00764E03">
      <w:pPr>
        <w:pStyle w:val="TOC3"/>
        <w:tabs>
          <w:tab w:val="right" w:leader="dot" w:pos="9016"/>
        </w:tabs>
        <w:rPr>
          <w:rFonts w:eastAsiaTheme="minorEastAsia"/>
          <w:noProof/>
          <w:lang w:eastAsia="en-GB"/>
        </w:rPr>
      </w:pPr>
      <w:hyperlink w:anchor="_Toc503793968" w:history="1">
        <w:r w:rsidRPr="00037C3C">
          <w:rPr>
            <w:rStyle w:val="Hyperlink"/>
            <w:noProof/>
            <w:lang w:val="pt-PT"/>
          </w:rPr>
          <w:t>Diagrama de classes parcial</w:t>
        </w:r>
        <w:r>
          <w:rPr>
            <w:noProof/>
            <w:webHidden/>
          </w:rPr>
          <w:tab/>
        </w:r>
        <w:r>
          <w:rPr>
            <w:noProof/>
            <w:webHidden/>
          </w:rPr>
          <w:fldChar w:fldCharType="begin"/>
        </w:r>
        <w:r>
          <w:rPr>
            <w:noProof/>
            <w:webHidden/>
          </w:rPr>
          <w:instrText xml:space="preserve"> PAGEREF _Toc503793968 \h </w:instrText>
        </w:r>
        <w:r>
          <w:rPr>
            <w:noProof/>
            <w:webHidden/>
          </w:rPr>
        </w:r>
        <w:r>
          <w:rPr>
            <w:noProof/>
            <w:webHidden/>
          </w:rPr>
          <w:fldChar w:fldCharType="separate"/>
        </w:r>
        <w:r>
          <w:rPr>
            <w:noProof/>
            <w:webHidden/>
          </w:rPr>
          <w:t>14</w:t>
        </w:r>
        <w:r>
          <w:rPr>
            <w:noProof/>
            <w:webHidden/>
          </w:rPr>
          <w:fldChar w:fldCharType="end"/>
        </w:r>
      </w:hyperlink>
    </w:p>
    <w:p w14:paraId="7F76BEF9" w14:textId="08742799" w:rsidR="00764E03" w:rsidRDefault="00764E03">
      <w:pPr>
        <w:pStyle w:val="TOC3"/>
        <w:tabs>
          <w:tab w:val="right" w:leader="dot" w:pos="9016"/>
        </w:tabs>
        <w:rPr>
          <w:rFonts w:eastAsiaTheme="minorEastAsia"/>
          <w:noProof/>
          <w:lang w:eastAsia="en-GB"/>
        </w:rPr>
      </w:pPr>
      <w:hyperlink w:anchor="_Toc503793969" w:history="1">
        <w:r w:rsidRPr="00037C3C">
          <w:rPr>
            <w:rStyle w:val="Hyperlink"/>
            <w:noProof/>
            <w:lang w:val="pt-PT"/>
          </w:rPr>
          <w:t>Diagrama sequência - Criar Trilho</w:t>
        </w:r>
        <w:r>
          <w:rPr>
            <w:noProof/>
            <w:webHidden/>
          </w:rPr>
          <w:tab/>
        </w:r>
        <w:r>
          <w:rPr>
            <w:noProof/>
            <w:webHidden/>
          </w:rPr>
          <w:fldChar w:fldCharType="begin"/>
        </w:r>
        <w:r>
          <w:rPr>
            <w:noProof/>
            <w:webHidden/>
          </w:rPr>
          <w:instrText xml:space="preserve"> PAGEREF _Toc503793969 \h </w:instrText>
        </w:r>
        <w:r>
          <w:rPr>
            <w:noProof/>
            <w:webHidden/>
          </w:rPr>
        </w:r>
        <w:r>
          <w:rPr>
            <w:noProof/>
            <w:webHidden/>
          </w:rPr>
          <w:fldChar w:fldCharType="separate"/>
        </w:r>
        <w:r>
          <w:rPr>
            <w:noProof/>
            <w:webHidden/>
          </w:rPr>
          <w:t>15</w:t>
        </w:r>
        <w:r>
          <w:rPr>
            <w:noProof/>
            <w:webHidden/>
          </w:rPr>
          <w:fldChar w:fldCharType="end"/>
        </w:r>
      </w:hyperlink>
    </w:p>
    <w:p w14:paraId="09896067" w14:textId="5502611E" w:rsidR="00764E03" w:rsidRDefault="00764E03">
      <w:pPr>
        <w:pStyle w:val="TOC3"/>
        <w:tabs>
          <w:tab w:val="right" w:leader="dot" w:pos="9016"/>
        </w:tabs>
        <w:rPr>
          <w:rFonts w:eastAsiaTheme="minorEastAsia"/>
          <w:noProof/>
          <w:lang w:eastAsia="en-GB"/>
        </w:rPr>
      </w:pPr>
      <w:hyperlink w:anchor="_Toc503793970" w:history="1">
        <w:r w:rsidRPr="00037C3C">
          <w:rPr>
            <w:rStyle w:val="Hyperlink"/>
            <w:noProof/>
            <w:lang w:val="pt-PT"/>
          </w:rPr>
          <w:t>Descrição de caso de uso - Alterar Trilho</w:t>
        </w:r>
        <w:r>
          <w:rPr>
            <w:noProof/>
            <w:webHidden/>
          </w:rPr>
          <w:tab/>
        </w:r>
        <w:r>
          <w:rPr>
            <w:noProof/>
            <w:webHidden/>
          </w:rPr>
          <w:fldChar w:fldCharType="begin"/>
        </w:r>
        <w:r>
          <w:rPr>
            <w:noProof/>
            <w:webHidden/>
          </w:rPr>
          <w:instrText xml:space="preserve"> PAGEREF _Toc503793970 \h </w:instrText>
        </w:r>
        <w:r>
          <w:rPr>
            <w:noProof/>
            <w:webHidden/>
          </w:rPr>
        </w:r>
        <w:r>
          <w:rPr>
            <w:noProof/>
            <w:webHidden/>
          </w:rPr>
          <w:fldChar w:fldCharType="separate"/>
        </w:r>
        <w:r>
          <w:rPr>
            <w:noProof/>
            <w:webHidden/>
          </w:rPr>
          <w:t>16</w:t>
        </w:r>
        <w:r>
          <w:rPr>
            <w:noProof/>
            <w:webHidden/>
          </w:rPr>
          <w:fldChar w:fldCharType="end"/>
        </w:r>
      </w:hyperlink>
    </w:p>
    <w:p w14:paraId="76441253" w14:textId="7279DEC9" w:rsidR="00764E03" w:rsidRDefault="00764E03">
      <w:pPr>
        <w:pStyle w:val="TOC3"/>
        <w:tabs>
          <w:tab w:val="right" w:leader="dot" w:pos="9016"/>
        </w:tabs>
        <w:rPr>
          <w:rFonts w:eastAsiaTheme="minorEastAsia"/>
          <w:noProof/>
          <w:lang w:eastAsia="en-GB"/>
        </w:rPr>
      </w:pPr>
      <w:hyperlink w:anchor="_Toc503793971" w:history="1">
        <w:r w:rsidRPr="00037C3C">
          <w:rPr>
            <w:rStyle w:val="Hyperlink"/>
            <w:noProof/>
            <w:lang w:val="pt-PT"/>
          </w:rPr>
          <w:t>Diagrama sequência - Alterar Trilho</w:t>
        </w:r>
        <w:r>
          <w:rPr>
            <w:noProof/>
            <w:webHidden/>
          </w:rPr>
          <w:tab/>
        </w:r>
        <w:r>
          <w:rPr>
            <w:noProof/>
            <w:webHidden/>
          </w:rPr>
          <w:fldChar w:fldCharType="begin"/>
        </w:r>
        <w:r>
          <w:rPr>
            <w:noProof/>
            <w:webHidden/>
          </w:rPr>
          <w:instrText xml:space="preserve"> PAGEREF _Toc503793971 \h </w:instrText>
        </w:r>
        <w:r>
          <w:rPr>
            <w:noProof/>
            <w:webHidden/>
          </w:rPr>
        </w:r>
        <w:r>
          <w:rPr>
            <w:noProof/>
            <w:webHidden/>
          </w:rPr>
          <w:fldChar w:fldCharType="separate"/>
        </w:r>
        <w:r>
          <w:rPr>
            <w:noProof/>
            <w:webHidden/>
          </w:rPr>
          <w:t>17</w:t>
        </w:r>
        <w:r>
          <w:rPr>
            <w:noProof/>
            <w:webHidden/>
          </w:rPr>
          <w:fldChar w:fldCharType="end"/>
        </w:r>
      </w:hyperlink>
    </w:p>
    <w:p w14:paraId="2C800239" w14:textId="3AE68C37" w:rsidR="00764E03" w:rsidRDefault="00764E03">
      <w:pPr>
        <w:pStyle w:val="TOC3"/>
        <w:tabs>
          <w:tab w:val="right" w:leader="dot" w:pos="9016"/>
        </w:tabs>
        <w:rPr>
          <w:rFonts w:eastAsiaTheme="minorEastAsia"/>
          <w:noProof/>
          <w:lang w:eastAsia="en-GB"/>
        </w:rPr>
      </w:pPr>
      <w:hyperlink w:anchor="_Toc503793972" w:history="1">
        <w:r w:rsidRPr="00037C3C">
          <w:rPr>
            <w:rStyle w:val="Hyperlink"/>
            <w:noProof/>
            <w:lang w:val="pt-PT"/>
          </w:rPr>
          <w:t>Descrição de caso de uso - Desativar Trilho</w:t>
        </w:r>
        <w:r>
          <w:rPr>
            <w:noProof/>
            <w:webHidden/>
          </w:rPr>
          <w:tab/>
        </w:r>
        <w:r>
          <w:rPr>
            <w:noProof/>
            <w:webHidden/>
          </w:rPr>
          <w:fldChar w:fldCharType="begin"/>
        </w:r>
        <w:r>
          <w:rPr>
            <w:noProof/>
            <w:webHidden/>
          </w:rPr>
          <w:instrText xml:space="preserve"> PAGEREF _Toc503793972 \h </w:instrText>
        </w:r>
        <w:r>
          <w:rPr>
            <w:noProof/>
            <w:webHidden/>
          </w:rPr>
        </w:r>
        <w:r>
          <w:rPr>
            <w:noProof/>
            <w:webHidden/>
          </w:rPr>
          <w:fldChar w:fldCharType="separate"/>
        </w:r>
        <w:r>
          <w:rPr>
            <w:noProof/>
            <w:webHidden/>
          </w:rPr>
          <w:t>18</w:t>
        </w:r>
        <w:r>
          <w:rPr>
            <w:noProof/>
            <w:webHidden/>
          </w:rPr>
          <w:fldChar w:fldCharType="end"/>
        </w:r>
      </w:hyperlink>
    </w:p>
    <w:p w14:paraId="45E21927" w14:textId="13DAD275" w:rsidR="00764E03" w:rsidRDefault="00764E03">
      <w:pPr>
        <w:pStyle w:val="TOC3"/>
        <w:tabs>
          <w:tab w:val="right" w:leader="dot" w:pos="9016"/>
        </w:tabs>
        <w:rPr>
          <w:rFonts w:eastAsiaTheme="minorEastAsia"/>
          <w:noProof/>
          <w:lang w:eastAsia="en-GB"/>
        </w:rPr>
      </w:pPr>
      <w:hyperlink w:anchor="_Toc503793973" w:history="1">
        <w:r w:rsidRPr="00037C3C">
          <w:rPr>
            <w:rStyle w:val="Hyperlink"/>
            <w:noProof/>
            <w:lang w:val="pt-PT"/>
          </w:rPr>
          <w:t>Diagrama sequência - Desativar Trilho</w:t>
        </w:r>
        <w:r>
          <w:rPr>
            <w:noProof/>
            <w:webHidden/>
          </w:rPr>
          <w:tab/>
        </w:r>
        <w:r>
          <w:rPr>
            <w:noProof/>
            <w:webHidden/>
          </w:rPr>
          <w:fldChar w:fldCharType="begin"/>
        </w:r>
        <w:r>
          <w:rPr>
            <w:noProof/>
            <w:webHidden/>
          </w:rPr>
          <w:instrText xml:space="preserve"> PAGEREF _Toc503793973 \h </w:instrText>
        </w:r>
        <w:r>
          <w:rPr>
            <w:noProof/>
            <w:webHidden/>
          </w:rPr>
        </w:r>
        <w:r>
          <w:rPr>
            <w:noProof/>
            <w:webHidden/>
          </w:rPr>
          <w:fldChar w:fldCharType="separate"/>
        </w:r>
        <w:r>
          <w:rPr>
            <w:noProof/>
            <w:webHidden/>
          </w:rPr>
          <w:t>18</w:t>
        </w:r>
        <w:r>
          <w:rPr>
            <w:noProof/>
            <w:webHidden/>
          </w:rPr>
          <w:fldChar w:fldCharType="end"/>
        </w:r>
      </w:hyperlink>
    </w:p>
    <w:p w14:paraId="0DEBBBD9" w14:textId="0F8E2046" w:rsidR="00764E03" w:rsidRDefault="00764E03">
      <w:pPr>
        <w:pStyle w:val="TOC3"/>
        <w:tabs>
          <w:tab w:val="right" w:leader="dot" w:pos="9016"/>
        </w:tabs>
        <w:rPr>
          <w:rFonts w:eastAsiaTheme="minorEastAsia"/>
          <w:noProof/>
          <w:lang w:eastAsia="en-GB"/>
        </w:rPr>
      </w:pPr>
      <w:hyperlink w:anchor="_Toc503793974" w:history="1">
        <w:r w:rsidRPr="00037C3C">
          <w:rPr>
            <w:rStyle w:val="Hyperlink"/>
            <w:noProof/>
            <w:lang w:val="pt-PT"/>
          </w:rPr>
          <w:t>Descrição de caso de uso - Consultar Trilho</w:t>
        </w:r>
        <w:r>
          <w:rPr>
            <w:noProof/>
            <w:webHidden/>
          </w:rPr>
          <w:tab/>
        </w:r>
        <w:r>
          <w:rPr>
            <w:noProof/>
            <w:webHidden/>
          </w:rPr>
          <w:fldChar w:fldCharType="begin"/>
        </w:r>
        <w:r>
          <w:rPr>
            <w:noProof/>
            <w:webHidden/>
          </w:rPr>
          <w:instrText xml:space="preserve"> PAGEREF _Toc503793974 \h </w:instrText>
        </w:r>
        <w:r>
          <w:rPr>
            <w:noProof/>
            <w:webHidden/>
          </w:rPr>
        </w:r>
        <w:r>
          <w:rPr>
            <w:noProof/>
            <w:webHidden/>
          </w:rPr>
          <w:fldChar w:fldCharType="separate"/>
        </w:r>
        <w:r>
          <w:rPr>
            <w:noProof/>
            <w:webHidden/>
          </w:rPr>
          <w:t>19</w:t>
        </w:r>
        <w:r>
          <w:rPr>
            <w:noProof/>
            <w:webHidden/>
          </w:rPr>
          <w:fldChar w:fldCharType="end"/>
        </w:r>
      </w:hyperlink>
    </w:p>
    <w:p w14:paraId="27921CAB" w14:textId="3CF0B2BA" w:rsidR="00764E03" w:rsidRDefault="00764E03">
      <w:pPr>
        <w:pStyle w:val="TOC3"/>
        <w:tabs>
          <w:tab w:val="right" w:leader="dot" w:pos="9016"/>
        </w:tabs>
        <w:rPr>
          <w:rFonts w:eastAsiaTheme="minorEastAsia"/>
          <w:noProof/>
          <w:lang w:eastAsia="en-GB"/>
        </w:rPr>
      </w:pPr>
      <w:hyperlink w:anchor="_Toc503793975" w:history="1">
        <w:r w:rsidRPr="00037C3C">
          <w:rPr>
            <w:rStyle w:val="Hyperlink"/>
            <w:noProof/>
            <w:lang w:val="pt-PT"/>
          </w:rPr>
          <w:t>Diagrama sequência - Consultar Trilho</w:t>
        </w:r>
        <w:r>
          <w:rPr>
            <w:noProof/>
            <w:webHidden/>
          </w:rPr>
          <w:tab/>
        </w:r>
        <w:r>
          <w:rPr>
            <w:noProof/>
            <w:webHidden/>
          </w:rPr>
          <w:fldChar w:fldCharType="begin"/>
        </w:r>
        <w:r>
          <w:rPr>
            <w:noProof/>
            <w:webHidden/>
          </w:rPr>
          <w:instrText xml:space="preserve"> PAGEREF _Toc503793975 \h </w:instrText>
        </w:r>
        <w:r>
          <w:rPr>
            <w:noProof/>
            <w:webHidden/>
          </w:rPr>
        </w:r>
        <w:r>
          <w:rPr>
            <w:noProof/>
            <w:webHidden/>
          </w:rPr>
          <w:fldChar w:fldCharType="separate"/>
        </w:r>
        <w:r>
          <w:rPr>
            <w:noProof/>
            <w:webHidden/>
          </w:rPr>
          <w:t>19</w:t>
        </w:r>
        <w:r>
          <w:rPr>
            <w:noProof/>
            <w:webHidden/>
          </w:rPr>
          <w:fldChar w:fldCharType="end"/>
        </w:r>
      </w:hyperlink>
    </w:p>
    <w:p w14:paraId="2B62A5BD" w14:textId="4B80795A" w:rsidR="00764E03" w:rsidRDefault="00764E03">
      <w:pPr>
        <w:pStyle w:val="TOC3"/>
        <w:tabs>
          <w:tab w:val="right" w:leader="dot" w:pos="9016"/>
        </w:tabs>
        <w:rPr>
          <w:rFonts w:eastAsiaTheme="minorEastAsia"/>
          <w:noProof/>
          <w:lang w:eastAsia="en-GB"/>
        </w:rPr>
      </w:pPr>
      <w:hyperlink w:anchor="_Toc503793976" w:history="1">
        <w:r w:rsidRPr="00037C3C">
          <w:rPr>
            <w:rStyle w:val="Hyperlink"/>
            <w:noProof/>
            <w:lang w:val="pt-PT"/>
          </w:rPr>
          <w:t>Descrição de caso de uso - Inserir Questões Avaliação Trilho</w:t>
        </w:r>
        <w:r>
          <w:rPr>
            <w:noProof/>
            <w:webHidden/>
          </w:rPr>
          <w:tab/>
        </w:r>
        <w:r>
          <w:rPr>
            <w:noProof/>
            <w:webHidden/>
          </w:rPr>
          <w:fldChar w:fldCharType="begin"/>
        </w:r>
        <w:r>
          <w:rPr>
            <w:noProof/>
            <w:webHidden/>
          </w:rPr>
          <w:instrText xml:space="preserve"> PAGEREF _Toc503793976 \h </w:instrText>
        </w:r>
        <w:r>
          <w:rPr>
            <w:noProof/>
            <w:webHidden/>
          </w:rPr>
        </w:r>
        <w:r>
          <w:rPr>
            <w:noProof/>
            <w:webHidden/>
          </w:rPr>
          <w:fldChar w:fldCharType="separate"/>
        </w:r>
        <w:r>
          <w:rPr>
            <w:noProof/>
            <w:webHidden/>
          </w:rPr>
          <w:t>20</w:t>
        </w:r>
        <w:r>
          <w:rPr>
            <w:noProof/>
            <w:webHidden/>
          </w:rPr>
          <w:fldChar w:fldCharType="end"/>
        </w:r>
      </w:hyperlink>
    </w:p>
    <w:p w14:paraId="027D006E" w14:textId="7A4740AE" w:rsidR="00764E03" w:rsidRDefault="00764E03">
      <w:pPr>
        <w:pStyle w:val="TOC3"/>
        <w:tabs>
          <w:tab w:val="right" w:leader="dot" w:pos="9016"/>
        </w:tabs>
        <w:rPr>
          <w:rFonts w:eastAsiaTheme="minorEastAsia"/>
          <w:noProof/>
          <w:lang w:eastAsia="en-GB"/>
        </w:rPr>
      </w:pPr>
      <w:hyperlink w:anchor="_Toc503793977" w:history="1">
        <w:r w:rsidRPr="00037C3C">
          <w:rPr>
            <w:rStyle w:val="Hyperlink"/>
            <w:noProof/>
            <w:lang w:val="pt-PT"/>
          </w:rPr>
          <w:t>Descrição de caso de uso - Avaliar Trilho</w:t>
        </w:r>
        <w:r>
          <w:rPr>
            <w:noProof/>
            <w:webHidden/>
          </w:rPr>
          <w:tab/>
        </w:r>
        <w:r>
          <w:rPr>
            <w:noProof/>
            <w:webHidden/>
          </w:rPr>
          <w:fldChar w:fldCharType="begin"/>
        </w:r>
        <w:r>
          <w:rPr>
            <w:noProof/>
            <w:webHidden/>
          </w:rPr>
          <w:instrText xml:space="preserve"> PAGEREF _Toc503793977 \h </w:instrText>
        </w:r>
        <w:r>
          <w:rPr>
            <w:noProof/>
            <w:webHidden/>
          </w:rPr>
        </w:r>
        <w:r>
          <w:rPr>
            <w:noProof/>
            <w:webHidden/>
          </w:rPr>
          <w:fldChar w:fldCharType="separate"/>
        </w:r>
        <w:r>
          <w:rPr>
            <w:noProof/>
            <w:webHidden/>
          </w:rPr>
          <w:t>21</w:t>
        </w:r>
        <w:r>
          <w:rPr>
            <w:noProof/>
            <w:webHidden/>
          </w:rPr>
          <w:fldChar w:fldCharType="end"/>
        </w:r>
      </w:hyperlink>
    </w:p>
    <w:p w14:paraId="10863B5A" w14:textId="1A054C72" w:rsidR="00764E03" w:rsidRDefault="00764E03">
      <w:pPr>
        <w:pStyle w:val="TOC3"/>
        <w:tabs>
          <w:tab w:val="right" w:leader="dot" w:pos="9016"/>
        </w:tabs>
        <w:rPr>
          <w:rFonts w:eastAsiaTheme="minorEastAsia"/>
          <w:noProof/>
          <w:lang w:eastAsia="en-GB"/>
        </w:rPr>
      </w:pPr>
      <w:hyperlink w:anchor="_Toc503793978" w:history="1">
        <w:r w:rsidRPr="00037C3C">
          <w:rPr>
            <w:rStyle w:val="Hyperlink"/>
            <w:noProof/>
            <w:lang w:val="pt-PT"/>
          </w:rPr>
          <w:t>Descrição de caso de uso - Inserir Questões Avaliação Guia</w:t>
        </w:r>
        <w:r>
          <w:rPr>
            <w:noProof/>
            <w:webHidden/>
          </w:rPr>
          <w:tab/>
        </w:r>
        <w:r>
          <w:rPr>
            <w:noProof/>
            <w:webHidden/>
          </w:rPr>
          <w:fldChar w:fldCharType="begin"/>
        </w:r>
        <w:r>
          <w:rPr>
            <w:noProof/>
            <w:webHidden/>
          </w:rPr>
          <w:instrText xml:space="preserve"> PAGEREF _Toc503793978 \h </w:instrText>
        </w:r>
        <w:r>
          <w:rPr>
            <w:noProof/>
            <w:webHidden/>
          </w:rPr>
        </w:r>
        <w:r>
          <w:rPr>
            <w:noProof/>
            <w:webHidden/>
          </w:rPr>
          <w:fldChar w:fldCharType="separate"/>
        </w:r>
        <w:r>
          <w:rPr>
            <w:noProof/>
            <w:webHidden/>
          </w:rPr>
          <w:t>21</w:t>
        </w:r>
        <w:r>
          <w:rPr>
            <w:noProof/>
            <w:webHidden/>
          </w:rPr>
          <w:fldChar w:fldCharType="end"/>
        </w:r>
      </w:hyperlink>
    </w:p>
    <w:p w14:paraId="089FB8CD" w14:textId="7DEABF1A" w:rsidR="00764E03" w:rsidRDefault="00764E03">
      <w:pPr>
        <w:pStyle w:val="TOC3"/>
        <w:tabs>
          <w:tab w:val="right" w:leader="dot" w:pos="9016"/>
        </w:tabs>
        <w:rPr>
          <w:rFonts w:eastAsiaTheme="minorEastAsia"/>
          <w:noProof/>
          <w:lang w:eastAsia="en-GB"/>
        </w:rPr>
      </w:pPr>
      <w:hyperlink w:anchor="_Toc503793979" w:history="1">
        <w:r w:rsidRPr="00037C3C">
          <w:rPr>
            <w:rStyle w:val="Hyperlink"/>
            <w:noProof/>
            <w:lang w:val="pt-PT"/>
          </w:rPr>
          <w:t>Diagrama de sequência - Inserir Questões Avaliação Guia</w:t>
        </w:r>
        <w:r>
          <w:rPr>
            <w:noProof/>
            <w:webHidden/>
          </w:rPr>
          <w:tab/>
        </w:r>
        <w:r>
          <w:rPr>
            <w:noProof/>
            <w:webHidden/>
          </w:rPr>
          <w:fldChar w:fldCharType="begin"/>
        </w:r>
        <w:r>
          <w:rPr>
            <w:noProof/>
            <w:webHidden/>
          </w:rPr>
          <w:instrText xml:space="preserve"> PAGEREF _Toc503793979 \h </w:instrText>
        </w:r>
        <w:r>
          <w:rPr>
            <w:noProof/>
            <w:webHidden/>
          </w:rPr>
        </w:r>
        <w:r>
          <w:rPr>
            <w:noProof/>
            <w:webHidden/>
          </w:rPr>
          <w:fldChar w:fldCharType="separate"/>
        </w:r>
        <w:r>
          <w:rPr>
            <w:noProof/>
            <w:webHidden/>
          </w:rPr>
          <w:t>22</w:t>
        </w:r>
        <w:r>
          <w:rPr>
            <w:noProof/>
            <w:webHidden/>
          </w:rPr>
          <w:fldChar w:fldCharType="end"/>
        </w:r>
      </w:hyperlink>
    </w:p>
    <w:p w14:paraId="7281576D" w14:textId="615973DE" w:rsidR="00764E03" w:rsidRDefault="00764E03">
      <w:pPr>
        <w:pStyle w:val="TOC3"/>
        <w:tabs>
          <w:tab w:val="right" w:leader="dot" w:pos="9016"/>
        </w:tabs>
        <w:rPr>
          <w:rFonts w:eastAsiaTheme="minorEastAsia"/>
          <w:noProof/>
          <w:lang w:eastAsia="en-GB"/>
        </w:rPr>
      </w:pPr>
      <w:hyperlink w:anchor="_Toc503793980" w:history="1">
        <w:r w:rsidRPr="00037C3C">
          <w:rPr>
            <w:rStyle w:val="Hyperlink"/>
            <w:noProof/>
            <w:lang w:val="pt-PT"/>
          </w:rPr>
          <w:t>Descrição de caso de uso - Consultar Reservas de Guias</w:t>
        </w:r>
        <w:r>
          <w:rPr>
            <w:noProof/>
            <w:webHidden/>
          </w:rPr>
          <w:tab/>
        </w:r>
        <w:r>
          <w:rPr>
            <w:noProof/>
            <w:webHidden/>
          </w:rPr>
          <w:fldChar w:fldCharType="begin"/>
        </w:r>
        <w:r>
          <w:rPr>
            <w:noProof/>
            <w:webHidden/>
          </w:rPr>
          <w:instrText xml:space="preserve"> PAGEREF _Toc503793980 \h </w:instrText>
        </w:r>
        <w:r>
          <w:rPr>
            <w:noProof/>
            <w:webHidden/>
          </w:rPr>
        </w:r>
        <w:r>
          <w:rPr>
            <w:noProof/>
            <w:webHidden/>
          </w:rPr>
          <w:fldChar w:fldCharType="separate"/>
        </w:r>
        <w:r>
          <w:rPr>
            <w:noProof/>
            <w:webHidden/>
          </w:rPr>
          <w:t>22</w:t>
        </w:r>
        <w:r>
          <w:rPr>
            <w:noProof/>
            <w:webHidden/>
          </w:rPr>
          <w:fldChar w:fldCharType="end"/>
        </w:r>
      </w:hyperlink>
    </w:p>
    <w:p w14:paraId="6703F153" w14:textId="3C5A4B3C" w:rsidR="00764E03" w:rsidRDefault="00764E03">
      <w:pPr>
        <w:pStyle w:val="TOC3"/>
        <w:tabs>
          <w:tab w:val="right" w:leader="dot" w:pos="9016"/>
        </w:tabs>
        <w:rPr>
          <w:rFonts w:eastAsiaTheme="minorEastAsia"/>
          <w:noProof/>
          <w:lang w:eastAsia="en-GB"/>
        </w:rPr>
      </w:pPr>
      <w:hyperlink w:anchor="_Toc503793981" w:history="1">
        <w:r w:rsidRPr="00037C3C">
          <w:rPr>
            <w:rStyle w:val="Hyperlink"/>
            <w:noProof/>
            <w:lang w:val="pt-PT"/>
          </w:rPr>
          <w:t>Diagrama de sequência - Consultar Reservas de Guias</w:t>
        </w:r>
        <w:r>
          <w:rPr>
            <w:noProof/>
            <w:webHidden/>
          </w:rPr>
          <w:tab/>
        </w:r>
        <w:r>
          <w:rPr>
            <w:noProof/>
            <w:webHidden/>
          </w:rPr>
          <w:fldChar w:fldCharType="begin"/>
        </w:r>
        <w:r>
          <w:rPr>
            <w:noProof/>
            <w:webHidden/>
          </w:rPr>
          <w:instrText xml:space="preserve"> PAGEREF _Toc503793981 \h </w:instrText>
        </w:r>
        <w:r>
          <w:rPr>
            <w:noProof/>
            <w:webHidden/>
          </w:rPr>
        </w:r>
        <w:r>
          <w:rPr>
            <w:noProof/>
            <w:webHidden/>
          </w:rPr>
          <w:fldChar w:fldCharType="separate"/>
        </w:r>
        <w:r>
          <w:rPr>
            <w:noProof/>
            <w:webHidden/>
          </w:rPr>
          <w:t>23</w:t>
        </w:r>
        <w:r>
          <w:rPr>
            <w:noProof/>
            <w:webHidden/>
          </w:rPr>
          <w:fldChar w:fldCharType="end"/>
        </w:r>
      </w:hyperlink>
    </w:p>
    <w:p w14:paraId="1D4DD964" w14:textId="1268D886" w:rsidR="00764E03" w:rsidRDefault="00764E03">
      <w:pPr>
        <w:pStyle w:val="TOC3"/>
        <w:tabs>
          <w:tab w:val="right" w:leader="dot" w:pos="9016"/>
        </w:tabs>
        <w:rPr>
          <w:rFonts w:eastAsiaTheme="minorEastAsia"/>
          <w:noProof/>
          <w:lang w:eastAsia="en-GB"/>
        </w:rPr>
      </w:pPr>
      <w:hyperlink w:anchor="_Toc503793982" w:history="1">
        <w:r w:rsidRPr="00037C3C">
          <w:rPr>
            <w:rStyle w:val="Hyperlink"/>
            <w:noProof/>
            <w:lang w:val="pt-PT"/>
          </w:rPr>
          <w:t>Descrição de caso de uso - Avaliar Guia</w:t>
        </w:r>
        <w:r>
          <w:rPr>
            <w:noProof/>
            <w:webHidden/>
          </w:rPr>
          <w:tab/>
        </w:r>
        <w:r>
          <w:rPr>
            <w:noProof/>
            <w:webHidden/>
          </w:rPr>
          <w:fldChar w:fldCharType="begin"/>
        </w:r>
        <w:r>
          <w:rPr>
            <w:noProof/>
            <w:webHidden/>
          </w:rPr>
          <w:instrText xml:space="preserve"> PAGEREF _Toc503793982 \h </w:instrText>
        </w:r>
        <w:r>
          <w:rPr>
            <w:noProof/>
            <w:webHidden/>
          </w:rPr>
        </w:r>
        <w:r>
          <w:rPr>
            <w:noProof/>
            <w:webHidden/>
          </w:rPr>
          <w:fldChar w:fldCharType="separate"/>
        </w:r>
        <w:r>
          <w:rPr>
            <w:noProof/>
            <w:webHidden/>
          </w:rPr>
          <w:t>23</w:t>
        </w:r>
        <w:r>
          <w:rPr>
            <w:noProof/>
            <w:webHidden/>
          </w:rPr>
          <w:fldChar w:fldCharType="end"/>
        </w:r>
      </w:hyperlink>
    </w:p>
    <w:p w14:paraId="4E999BCE" w14:textId="11712E4B" w:rsidR="00764E03" w:rsidRDefault="00764E03">
      <w:pPr>
        <w:pStyle w:val="TOC3"/>
        <w:tabs>
          <w:tab w:val="right" w:leader="dot" w:pos="9016"/>
        </w:tabs>
        <w:rPr>
          <w:rFonts w:eastAsiaTheme="minorEastAsia"/>
          <w:noProof/>
          <w:lang w:eastAsia="en-GB"/>
        </w:rPr>
      </w:pPr>
      <w:hyperlink w:anchor="_Toc503793983" w:history="1">
        <w:r w:rsidRPr="00037C3C">
          <w:rPr>
            <w:rStyle w:val="Hyperlink"/>
            <w:noProof/>
            <w:lang w:val="pt-PT"/>
          </w:rPr>
          <w:t>Diagrama de sequência - Avaliar Guia</w:t>
        </w:r>
        <w:r>
          <w:rPr>
            <w:noProof/>
            <w:webHidden/>
          </w:rPr>
          <w:tab/>
        </w:r>
        <w:r>
          <w:rPr>
            <w:noProof/>
            <w:webHidden/>
          </w:rPr>
          <w:fldChar w:fldCharType="begin"/>
        </w:r>
        <w:r>
          <w:rPr>
            <w:noProof/>
            <w:webHidden/>
          </w:rPr>
          <w:instrText xml:space="preserve"> PAGEREF _Toc503793983 \h </w:instrText>
        </w:r>
        <w:r>
          <w:rPr>
            <w:noProof/>
            <w:webHidden/>
          </w:rPr>
        </w:r>
        <w:r>
          <w:rPr>
            <w:noProof/>
            <w:webHidden/>
          </w:rPr>
          <w:fldChar w:fldCharType="separate"/>
        </w:r>
        <w:r>
          <w:rPr>
            <w:noProof/>
            <w:webHidden/>
          </w:rPr>
          <w:t>24</w:t>
        </w:r>
        <w:r>
          <w:rPr>
            <w:noProof/>
            <w:webHidden/>
          </w:rPr>
          <w:fldChar w:fldCharType="end"/>
        </w:r>
      </w:hyperlink>
    </w:p>
    <w:p w14:paraId="75FB1CCD" w14:textId="0BB4031F" w:rsidR="00764E03" w:rsidRDefault="00764E03">
      <w:pPr>
        <w:pStyle w:val="TOC2"/>
        <w:tabs>
          <w:tab w:val="right" w:leader="dot" w:pos="9016"/>
        </w:tabs>
        <w:rPr>
          <w:rFonts w:eastAsiaTheme="minorEastAsia"/>
          <w:noProof/>
          <w:lang w:eastAsia="en-GB"/>
        </w:rPr>
      </w:pPr>
      <w:hyperlink w:anchor="_Toc503793984" w:history="1">
        <w:r w:rsidRPr="00037C3C">
          <w:rPr>
            <w:rStyle w:val="Hyperlink"/>
            <w:noProof/>
            <w:lang w:val="pt-PT"/>
          </w:rPr>
          <w:t>4.5. Diagrama de classes global</w:t>
        </w:r>
        <w:r>
          <w:rPr>
            <w:noProof/>
            <w:webHidden/>
          </w:rPr>
          <w:tab/>
        </w:r>
        <w:r>
          <w:rPr>
            <w:noProof/>
            <w:webHidden/>
          </w:rPr>
          <w:fldChar w:fldCharType="begin"/>
        </w:r>
        <w:r>
          <w:rPr>
            <w:noProof/>
            <w:webHidden/>
          </w:rPr>
          <w:instrText xml:space="preserve"> PAGEREF _Toc503793984 \h </w:instrText>
        </w:r>
        <w:r>
          <w:rPr>
            <w:noProof/>
            <w:webHidden/>
          </w:rPr>
        </w:r>
        <w:r>
          <w:rPr>
            <w:noProof/>
            <w:webHidden/>
          </w:rPr>
          <w:fldChar w:fldCharType="separate"/>
        </w:r>
        <w:r>
          <w:rPr>
            <w:noProof/>
            <w:webHidden/>
          </w:rPr>
          <w:t>25</w:t>
        </w:r>
        <w:r>
          <w:rPr>
            <w:noProof/>
            <w:webHidden/>
          </w:rPr>
          <w:fldChar w:fldCharType="end"/>
        </w:r>
      </w:hyperlink>
    </w:p>
    <w:p w14:paraId="3D8CE50D" w14:textId="22927695" w:rsidR="00764E03" w:rsidRDefault="00764E03">
      <w:pPr>
        <w:pStyle w:val="TOC2"/>
        <w:tabs>
          <w:tab w:val="right" w:leader="dot" w:pos="9016"/>
        </w:tabs>
        <w:rPr>
          <w:rFonts w:eastAsiaTheme="minorEastAsia"/>
          <w:noProof/>
          <w:lang w:eastAsia="en-GB"/>
        </w:rPr>
      </w:pPr>
      <w:hyperlink w:anchor="_Toc503793985" w:history="1">
        <w:r w:rsidRPr="00037C3C">
          <w:rPr>
            <w:rStyle w:val="Hyperlink"/>
            <w:noProof/>
            <w:lang w:val="pt-PT"/>
          </w:rPr>
          <w:t>4.6. Diagrama de estados - Avaliar Guia</w:t>
        </w:r>
        <w:r>
          <w:rPr>
            <w:noProof/>
            <w:webHidden/>
          </w:rPr>
          <w:tab/>
        </w:r>
        <w:r>
          <w:rPr>
            <w:noProof/>
            <w:webHidden/>
          </w:rPr>
          <w:fldChar w:fldCharType="begin"/>
        </w:r>
        <w:r>
          <w:rPr>
            <w:noProof/>
            <w:webHidden/>
          </w:rPr>
          <w:instrText xml:space="preserve"> PAGEREF _Toc503793985 \h </w:instrText>
        </w:r>
        <w:r>
          <w:rPr>
            <w:noProof/>
            <w:webHidden/>
          </w:rPr>
        </w:r>
        <w:r>
          <w:rPr>
            <w:noProof/>
            <w:webHidden/>
          </w:rPr>
          <w:fldChar w:fldCharType="separate"/>
        </w:r>
        <w:r>
          <w:rPr>
            <w:noProof/>
            <w:webHidden/>
          </w:rPr>
          <w:t>26</w:t>
        </w:r>
        <w:r>
          <w:rPr>
            <w:noProof/>
            <w:webHidden/>
          </w:rPr>
          <w:fldChar w:fldCharType="end"/>
        </w:r>
      </w:hyperlink>
    </w:p>
    <w:p w14:paraId="613BF1DF" w14:textId="13D9932A" w:rsidR="00764E03" w:rsidRDefault="00764E03">
      <w:pPr>
        <w:pStyle w:val="TOC2"/>
        <w:tabs>
          <w:tab w:val="right" w:leader="dot" w:pos="9016"/>
        </w:tabs>
        <w:rPr>
          <w:rFonts w:eastAsiaTheme="minorEastAsia"/>
          <w:noProof/>
          <w:lang w:eastAsia="en-GB"/>
        </w:rPr>
      </w:pPr>
      <w:hyperlink w:anchor="_Toc503793986" w:history="1">
        <w:r w:rsidRPr="00037C3C">
          <w:rPr>
            <w:rStyle w:val="Hyperlink"/>
            <w:noProof/>
            <w:lang w:val="pt-PT"/>
          </w:rPr>
          <w:t>4.7. Semântica de classes</w:t>
        </w:r>
        <w:r>
          <w:rPr>
            <w:noProof/>
            <w:webHidden/>
          </w:rPr>
          <w:tab/>
        </w:r>
        <w:r>
          <w:rPr>
            <w:noProof/>
            <w:webHidden/>
          </w:rPr>
          <w:fldChar w:fldCharType="begin"/>
        </w:r>
        <w:r>
          <w:rPr>
            <w:noProof/>
            <w:webHidden/>
          </w:rPr>
          <w:instrText xml:space="preserve"> PAGEREF _Toc503793986 \h </w:instrText>
        </w:r>
        <w:r>
          <w:rPr>
            <w:noProof/>
            <w:webHidden/>
          </w:rPr>
        </w:r>
        <w:r>
          <w:rPr>
            <w:noProof/>
            <w:webHidden/>
          </w:rPr>
          <w:fldChar w:fldCharType="separate"/>
        </w:r>
        <w:r>
          <w:rPr>
            <w:noProof/>
            <w:webHidden/>
          </w:rPr>
          <w:t>27</w:t>
        </w:r>
        <w:r>
          <w:rPr>
            <w:noProof/>
            <w:webHidden/>
          </w:rPr>
          <w:fldChar w:fldCharType="end"/>
        </w:r>
      </w:hyperlink>
    </w:p>
    <w:p w14:paraId="53BAE329" w14:textId="1A6E5630" w:rsidR="00764E03" w:rsidRDefault="00764E03">
      <w:pPr>
        <w:pStyle w:val="TOC3"/>
        <w:tabs>
          <w:tab w:val="right" w:leader="dot" w:pos="9016"/>
        </w:tabs>
        <w:rPr>
          <w:rFonts w:eastAsiaTheme="minorEastAsia"/>
          <w:noProof/>
          <w:lang w:eastAsia="en-GB"/>
        </w:rPr>
      </w:pPr>
      <w:hyperlink w:anchor="_Toc503793987" w:history="1">
        <w:r w:rsidRPr="00037C3C">
          <w:rPr>
            <w:rStyle w:val="Hyperlink"/>
            <w:noProof/>
            <w:lang w:val="pt-PT"/>
          </w:rPr>
          <w:t>Dicionário dados - classe Trilho</w:t>
        </w:r>
        <w:r>
          <w:rPr>
            <w:noProof/>
            <w:webHidden/>
          </w:rPr>
          <w:tab/>
        </w:r>
        <w:r>
          <w:rPr>
            <w:noProof/>
            <w:webHidden/>
          </w:rPr>
          <w:fldChar w:fldCharType="begin"/>
        </w:r>
        <w:r>
          <w:rPr>
            <w:noProof/>
            <w:webHidden/>
          </w:rPr>
          <w:instrText xml:space="preserve"> PAGEREF _Toc503793987 \h </w:instrText>
        </w:r>
        <w:r>
          <w:rPr>
            <w:noProof/>
            <w:webHidden/>
          </w:rPr>
        </w:r>
        <w:r>
          <w:rPr>
            <w:noProof/>
            <w:webHidden/>
          </w:rPr>
          <w:fldChar w:fldCharType="separate"/>
        </w:r>
        <w:r>
          <w:rPr>
            <w:noProof/>
            <w:webHidden/>
          </w:rPr>
          <w:t>27</w:t>
        </w:r>
        <w:r>
          <w:rPr>
            <w:noProof/>
            <w:webHidden/>
          </w:rPr>
          <w:fldChar w:fldCharType="end"/>
        </w:r>
      </w:hyperlink>
    </w:p>
    <w:p w14:paraId="43A96BFE" w14:textId="2BE3B7F0" w:rsidR="00764E03" w:rsidRDefault="00764E03">
      <w:pPr>
        <w:pStyle w:val="TOC3"/>
        <w:tabs>
          <w:tab w:val="right" w:leader="dot" w:pos="9016"/>
        </w:tabs>
        <w:rPr>
          <w:rFonts w:eastAsiaTheme="minorEastAsia"/>
          <w:noProof/>
          <w:lang w:eastAsia="en-GB"/>
        </w:rPr>
      </w:pPr>
      <w:hyperlink w:anchor="_Toc503793988" w:history="1">
        <w:r w:rsidRPr="00037C3C">
          <w:rPr>
            <w:rStyle w:val="Hyperlink"/>
            <w:noProof/>
            <w:lang w:val="pt-PT"/>
          </w:rPr>
          <w:t>Operações - classe Trilho</w:t>
        </w:r>
        <w:r>
          <w:rPr>
            <w:noProof/>
            <w:webHidden/>
          </w:rPr>
          <w:tab/>
        </w:r>
        <w:r>
          <w:rPr>
            <w:noProof/>
            <w:webHidden/>
          </w:rPr>
          <w:fldChar w:fldCharType="begin"/>
        </w:r>
        <w:r>
          <w:rPr>
            <w:noProof/>
            <w:webHidden/>
          </w:rPr>
          <w:instrText xml:space="preserve"> PAGEREF _Toc503793988 \h </w:instrText>
        </w:r>
        <w:r>
          <w:rPr>
            <w:noProof/>
            <w:webHidden/>
          </w:rPr>
        </w:r>
        <w:r>
          <w:rPr>
            <w:noProof/>
            <w:webHidden/>
          </w:rPr>
          <w:fldChar w:fldCharType="separate"/>
        </w:r>
        <w:r>
          <w:rPr>
            <w:noProof/>
            <w:webHidden/>
          </w:rPr>
          <w:t>28</w:t>
        </w:r>
        <w:r>
          <w:rPr>
            <w:noProof/>
            <w:webHidden/>
          </w:rPr>
          <w:fldChar w:fldCharType="end"/>
        </w:r>
      </w:hyperlink>
    </w:p>
    <w:p w14:paraId="55A0CFC8" w14:textId="6810D2BB" w:rsidR="00764E03" w:rsidRDefault="00764E03">
      <w:pPr>
        <w:pStyle w:val="TOC3"/>
        <w:tabs>
          <w:tab w:val="right" w:leader="dot" w:pos="9016"/>
        </w:tabs>
        <w:rPr>
          <w:rFonts w:eastAsiaTheme="minorEastAsia"/>
          <w:noProof/>
          <w:lang w:eastAsia="en-GB"/>
        </w:rPr>
      </w:pPr>
      <w:hyperlink w:anchor="_Toc503793989" w:history="1">
        <w:r w:rsidRPr="00037C3C">
          <w:rPr>
            <w:rStyle w:val="Hyperlink"/>
            <w:noProof/>
            <w:lang w:val="pt-PT"/>
          </w:rPr>
          <w:t>Diagramas de sequência em que a classe Trilho participa</w:t>
        </w:r>
        <w:r>
          <w:rPr>
            <w:noProof/>
            <w:webHidden/>
          </w:rPr>
          <w:tab/>
        </w:r>
        <w:r>
          <w:rPr>
            <w:noProof/>
            <w:webHidden/>
          </w:rPr>
          <w:fldChar w:fldCharType="begin"/>
        </w:r>
        <w:r>
          <w:rPr>
            <w:noProof/>
            <w:webHidden/>
          </w:rPr>
          <w:instrText xml:space="preserve"> PAGEREF _Toc503793989 \h </w:instrText>
        </w:r>
        <w:r>
          <w:rPr>
            <w:noProof/>
            <w:webHidden/>
          </w:rPr>
        </w:r>
        <w:r>
          <w:rPr>
            <w:noProof/>
            <w:webHidden/>
          </w:rPr>
          <w:fldChar w:fldCharType="separate"/>
        </w:r>
        <w:r>
          <w:rPr>
            <w:noProof/>
            <w:webHidden/>
          </w:rPr>
          <w:t>29</w:t>
        </w:r>
        <w:r>
          <w:rPr>
            <w:noProof/>
            <w:webHidden/>
          </w:rPr>
          <w:fldChar w:fldCharType="end"/>
        </w:r>
      </w:hyperlink>
    </w:p>
    <w:p w14:paraId="155003B3" w14:textId="1FEC76B1" w:rsidR="00764E03" w:rsidRDefault="00764E03">
      <w:pPr>
        <w:pStyle w:val="TOC3"/>
        <w:tabs>
          <w:tab w:val="right" w:leader="dot" w:pos="9016"/>
        </w:tabs>
        <w:rPr>
          <w:rFonts w:eastAsiaTheme="minorEastAsia"/>
          <w:noProof/>
          <w:lang w:eastAsia="en-GB"/>
        </w:rPr>
      </w:pPr>
      <w:hyperlink w:anchor="_Toc503793990" w:history="1">
        <w:r w:rsidRPr="00037C3C">
          <w:rPr>
            <w:rStyle w:val="Hyperlink"/>
            <w:noProof/>
            <w:lang w:val="pt-PT"/>
          </w:rPr>
          <w:t>Dicionário Dados - classe Estado</w:t>
        </w:r>
        <w:r>
          <w:rPr>
            <w:noProof/>
            <w:webHidden/>
          </w:rPr>
          <w:tab/>
        </w:r>
        <w:r>
          <w:rPr>
            <w:noProof/>
            <w:webHidden/>
          </w:rPr>
          <w:fldChar w:fldCharType="begin"/>
        </w:r>
        <w:r>
          <w:rPr>
            <w:noProof/>
            <w:webHidden/>
          </w:rPr>
          <w:instrText xml:space="preserve"> PAGEREF _Toc503793990 \h </w:instrText>
        </w:r>
        <w:r>
          <w:rPr>
            <w:noProof/>
            <w:webHidden/>
          </w:rPr>
        </w:r>
        <w:r>
          <w:rPr>
            <w:noProof/>
            <w:webHidden/>
          </w:rPr>
          <w:fldChar w:fldCharType="separate"/>
        </w:r>
        <w:r>
          <w:rPr>
            <w:noProof/>
            <w:webHidden/>
          </w:rPr>
          <w:t>29</w:t>
        </w:r>
        <w:r>
          <w:rPr>
            <w:noProof/>
            <w:webHidden/>
          </w:rPr>
          <w:fldChar w:fldCharType="end"/>
        </w:r>
      </w:hyperlink>
    </w:p>
    <w:p w14:paraId="39AAADEA" w14:textId="5761C9EF" w:rsidR="00764E03" w:rsidRDefault="00764E03">
      <w:pPr>
        <w:pStyle w:val="TOC3"/>
        <w:tabs>
          <w:tab w:val="right" w:leader="dot" w:pos="9016"/>
        </w:tabs>
        <w:rPr>
          <w:rFonts w:eastAsiaTheme="minorEastAsia"/>
          <w:noProof/>
          <w:lang w:eastAsia="en-GB"/>
        </w:rPr>
      </w:pPr>
      <w:hyperlink w:anchor="_Toc503793991" w:history="1">
        <w:r w:rsidRPr="00037C3C">
          <w:rPr>
            <w:rStyle w:val="Hyperlink"/>
            <w:noProof/>
            <w:lang w:val="pt-PT"/>
          </w:rPr>
          <w:t>Operações - classe Estado</w:t>
        </w:r>
        <w:r>
          <w:rPr>
            <w:noProof/>
            <w:webHidden/>
          </w:rPr>
          <w:tab/>
        </w:r>
        <w:r>
          <w:rPr>
            <w:noProof/>
            <w:webHidden/>
          </w:rPr>
          <w:fldChar w:fldCharType="begin"/>
        </w:r>
        <w:r>
          <w:rPr>
            <w:noProof/>
            <w:webHidden/>
          </w:rPr>
          <w:instrText xml:space="preserve"> PAGEREF _Toc503793991 \h </w:instrText>
        </w:r>
        <w:r>
          <w:rPr>
            <w:noProof/>
            <w:webHidden/>
          </w:rPr>
        </w:r>
        <w:r>
          <w:rPr>
            <w:noProof/>
            <w:webHidden/>
          </w:rPr>
          <w:fldChar w:fldCharType="separate"/>
        </w:r>
        <w:r>
          <w:rPr>
            <w:noProof/>
            <w:webHidden/>
          </w:rPr>
          <w:t>30</w:t>
        </w:r>
        <w:r>
          <w:rPr>
            <w:noProof/>
            <w:webHidden/>
          </w:rPr>
          <w:fldChar w:fldCharType="end"/>
        </w:r>
      </w:hyperlink>
    </w:p>
    <w:p w14:paraId="63DEB336" w14:textId="73529868" w:rsidR="00764E03" w:rsidRDefault="00764E03">
      <w:pPr>
        <w:pStyle w:val="TOC3"/>
        <w:tabs>
          <w:tab w:val="right" w:leader="dot" w:pos="9016"/>
        </w:tabs>
        <w:rPr>
          <w:rFonts w:eastAsiaTheme="minorEastAsia"/>
          <w:noProof/>
          <w:lang w:eastAsia="en-GB"/>
        </w:rPr>
      </w:pPr>
      <w:hyperlink w:anchor="_Toc503793992" w:history="1">
        <w:r w:rsidRPr="00037C3C">
          <w:rPr>
            <w:rStyle w:val="Hyperlink"/>
            <w:noProof/>
            <w:lang w:val="pt-PT"/>
          </w:rPr>
          <w:t>Diagramas de Sequência em que a classe Estado participa</w:t>
        </w:r>
        <w:r>
          <w:rPr>
            <w:noProof/>
            <w:webHidden/>
          </w:rPr>
          <w:tab/>
        </w:r>
        <w:r>
          <w:rPr>
            <w:noProof/>
            <w:webHidden/>
          </w:rPr>
          <w:fldChar w:fldCharType="begin"/>
        </w:r>
        <w:r>
          <w:rPr>
            <w:noProof/>
            <w:webHidden/>
          </w:rPr>
          <w:instrText xml:space="preserve"> PAGEREF _Toc503793992 \h </w:instrText>
        </w:r>
        <w:r>
          <w:rPr>
            <w:noProof/>
            <w:webHidden/>
          </w:rPr>
        </w:r>
        <w:r>
          <w:rPr>
            <w:noProof/>
            <w:webHidden/>
          </w:rPr>
          <w:fldChar w:fldCharType="separate"/>
        </w:r>
        <w:r>
          <w:rPr>
            <w:noProof/>
            <w:webHidden/>
          </w:rPr>
          <w:t>30</w:t>
        </w:r>
        <w:r>
          <w:rPr>
            <w:noProof/>
            <w:webHidden/>
          </w:rPr>
          <w:fldChar w:fldCharType="end"/>
        </w:r>
      </w:hyperlink>
    </w:p>
    <w:p w14:paraId="718E0A36" w14:textId="254E9F4E" w:rsidR="00764E03" w:rsidRDefault="00764E03">
      <w:pPr>
        <w:pStyle w:val="TOC3"/>
        <w:tabs>
          <w:tab w:val="right" w:leader="dot" w:pos="9016"/>
        </w:tabs>
        <w:rPr>
          <w:rFonts w:eastAsiaTheme="minorEastAsia"/>
          <w:noProof/>
          <w:lang w:eastAsia="en-GB"/>
        </w:rPr>
      </w:pPr>
      <w:hyperlink w:anchor="_Toc503793993" w:history="1">
        <w:r w:rsidRPr="00037C3C">
          <w:rPr>
            <w:rStyle w:val="Hyperlink"/>
            <w:noProof/>
            <w:lang w:val="pt-PT"/>
          </w:rPr>
          <w:t xml:space="preserve">Dicionário </w:t>
        </w:r>
        <w:r w:rsidRPr="00037C3C">
          <w:rPr>
            <w:rStyle w:val="Hyperlink"/>
            <w:noProof/>
          </w:rPr>
          <w:t>Dados - classe EstadoTrilho</w:t>
        </w:r>
        <w:r>
          <w:rPr>
            <w:noProof/>
            <w:webHidden/>
          </w:rPr>
          <w:tab/>
        </w:r>
        <w:r>
          <w:rPr>
            <w:noProof/>
            <w:webHidden/>
          </w:rPr>
          <w:fldChar w:fldCharType="begin"/>
        </w:r>
        <w:r>
          <w:rPr>
            <w:noProof/>
            <w:webHidden/>
          </w:rPr>
          <w:instrText xml:space="preserve"> PAGEREF _Toc503793993 \h </w:instrText>
        </w:r>
        <w:r>
          <w:rPr>
            <w:noProof/>
            <w:webHidden/>
          </w:rPr>
        </w:r>
        <w:r>
          <w:rPr>
            <w:noProof/>
            <w:webHidden/>
          </w:rPr>
          <w:fldChar w:fldCharType="separate"/>
        </w:r>
        <w:r>
          <w:rPr>
            <w:noProof/>
            <w:webHidden/>
          </w:rPr>
          <w:t>30</w:t>
        </w:r>
        <w:r>
          <w:rPr>
            <w:noProof/>
            <w:webHidden/>
          </w:rPr>
          <w:fldChar w:fldCharType="end"/>
        </w:r>
      </w:hyperlink>
    </w:p>
    <w:p w14:paraId="712AB386" w14:textId="0E701136" w:rsidR="00764E03" w:rsidRDefault="00764E03">
      <w:pPr>
        <w:pStyle w:val="TOC3"/>
        <w:tabs>
          <w:tab w:val="right" w:leader="dot" w:pos="9016"/>
        </w:tabs>
        <w:rPr>
          <w:rFonts w:eastAsiaTheme="minorEastAsia"/>
          <w:noProof/>
          <w:lang w:eastAsia="en-GB"/>
        </w:rPr>
      </w:pPr>
      <w:hyperlink w:anchor="_Toc503793994" w:history="1">
        <w:r w:rsidRPr="00037C3C">
          <w:rPr>
            <w:rStyle w:val="Hyperlink"/>
            <w:noProof/>
            <w:lang w:val="pt-PT"/>
          </w:rPr>
          <w:t>Operações - classe EstadoTrilho</w:t>
        </w:r>
        <w:r>
          <w:rPr>
            <w:noProof/>
            <w:webHidden/>
          </w:rPr>
          <w:tab/>
        </w:r>
        <w:r>
          <w:rPr>
            <w:noProof/>
            <w:webHidden/>
          </w:rPr>
          <w:fldChar w:fldCharType="begin"/>
        </w:r>
        <w:r>
          <w:rPr>
            <w:noProof/>
            <w:webHidden/>
          </w:rPr>
          <w:instrText xml:space="preserve"> PAGEREF _Toc503793994 \h </w:instrText>
        </w:r>
        <w:r>
          <w:rPr>
            <w:noProof/>
            <w:webHidden/>
          </w:rPr>
        </w:r>
        <w:r>
          <w:rPr>
            <w:noProof/>
            <w:webHidden/>
          </w:rPr>
          <w:fldChar w:fldCharType="separate"/>
        </w:r>
        <w:r>
          <w:rPr>
            <w:noProof/>
            <w:webHidden/>
          </w:rPr>
          <w:t>31</w:t>
        </w:r>
        <w:r>
          <w:rPr>
            <w:noProof/>
            <w:webHidden/>
          </w:rPr>
          <w:fldChar w:fldCharType="end"/>
        </w:r>
      </w:hyperlink>
    </w:p>
    <w:p w14:paraId="0E3609E7" w14:textId="2440D0C1" w:rsidR="00764E03" w:rsidRDefault="00764E03">
      <w:pPr>
        <w:pStyle w:val="TOC3"/>
        <w:tabs>
          <w:tab w:val="right" w:leader="dot" w:pos="9016"/>
        </w:tabs>
        <w:rPr>
          <w:rFonts w:eastAsiaTheme="minorEastAsia"/>
          <w:noProof/>
          <w:lang w:eastAsia="en-GB"/>
        </w:rPr>
      </w:pPr>
      <w:hyperlink w:anchor="_Toc503793995" w:history="1">
        <w:r w:rsidRPr="00037C3C">
          <w:rPr>
            <w:rStyle w:val="Hyperlink"/>
            <w:noProof/>
            <w:lang w:val="pt-PT"/>
          </w:rPr>
          <w:t>Diagramas de Sequência em que a classe EstadoTrilho participa</w:t>
        </w:r>
        <w:r>
          <w:rPr>
            <w:noProof/>
            <w:webHidden/>
          </w:rPr>
          <w:tab/>
        </w:r>
        <w:r>
          <w:rPr>
            <w:noProof/>
            <w:webHidden/>
          </w:rPr>
          <w:fldChar w:fldCharType="begin"/>
        </w:r>
        <w:r>
          <w:rPr>
            <w:noProof/>
            <w:webHidden/>
          </w:rPr>
          <w:instrText xml:space="preserve"> PAGEREF _Toc503793995 \h </w:instrText>
        </w:r>
        <w:r>
          <w:rPr>
            <w:noProof/>
            <w:webHidden/>
          </w:rPr>
        </w:r>
        <w:r>
          <w:rPr>
            <w:noProof/>
            <w:webHidden/>
          </w:rPr>
          <w:fldChar w:fldCharType="separate"/>
        </w:r>
        <w:r>
          <w:rPr>
            <w:noProof/>
            <w:webHidden/>
          </w:rPr>
          <w:t>31</w:t>
        </w:r>
        <w:r>
          <w:rPr>
            <w:noProof/>
            <w:webHidden/>
          </w:rPr>
          <w:fldChar w:fldCharType="end"/>
        </w:r>
      </w:hyperlink>
    </w:p>
    <w:p w14:paraId="4A269DE3" w14:textId="210E1BD2" w:rsidR="00764E03" w:rsidRDefault="00764E03">
      <w:pPr>
        <w:pStyle w:val="TOC3"/>
        <w:tabs>
          <w:tab w:val="right" w:leader="dot" w:pos="9016"/>
        </w:tabs>
        <w:rPr>
          <w:rFonts w:eastAsiaTheme="minorEastAsia"/>
          <w:noProof/>
          <w:lang w:eastAsia="en-GB"/>
        </w:rPr>
      </w:pPr>
      <w:hyperlink w:anchor="_Toc503793996" w:history="1">
        <w:r w:rsidRPr="00037C3C">
          <w:rPr>
            <w:rStyle w:val="Hyperlink"/>
            <w:noProof/>
            <w:lang w:val="pt-PT"/>
          </w:rPr>
          <w:t>Dicionário Dados - classe Dificuldade</w:t>
        </w:r>
        <w:r>
          <w:rPr>
            <w:noProof/>
            <w:webHidden/>
          </w:rPr>
          <w:tab/>
        </w:r>
        <w:r>
          <w:rPr>
            <w:noProof/>
            <w:webHidden/>
          </w:rPr>
          <w:fldChar w:fldCharType="begin"/>
        </w:r>
        <w:r>
          <w:rPr>
            <w:noProof/>
            <w:webHidden/>
          </w:rPr>
          <w:instrText xml:space="preserve"> PAGEREF _Toc503793996 \h </w:instrText>
        </w:r>
        <w:r>
          <w:rPr>
            <w:noProof/>
            <w:webHidden/>
          </w:rPr>
        </w:r>
        <w:r>
          <w:rPr>
            <w:noProof/>
            <w:webHidden/>
          </w:rPr>
          <w:fldChar w:fldCharType="separate"/>
        </w:r>
        <w:r>
          <w:rPr>
            <w:noProof/>
            <w:webHidden/>
          </w:rPr>
          <w:t>31</w:t>
        </w:r>
        <w:r>
          <w:rPr>
            <w:noProof/>
            <w:webHidden/>
          </w:rPr>
          <w:fldChar w:fldCharType="end"/>
        </w:r>
      </w:hyperlink>
    </w:p>
    <w:p w14:paraId="4683E56E" w14:textId="60EDAC9E" w:rsidR="00764E03" w:rsidRDefault="00764E03">
      <w:pPr>
        <w:pStyle w:val="TOC3"/>
        <w:tabs>
          <w:tab w:val="right" w:leader="dot" w:pos="9016"/>
        </w:tabs>
        <w:rPr>
          <w:rFonts w:eastAsiaTheme="minorEastAsia"/>
          <w:noProof/>
          <w:lang w:eastAsia="en-GB"/>
        </w:rPr>
      </w:pPr>
      <w:hyperlink w:anchor="_Toc503793997" w:history="1">
        <w:r w:rsidRPr="00037C3C">
          <w:rPr>
            <w:rStyle w:val="Hyperlink"/>
            <w:noProof/>
            <w:lang w:val="pt-PT"/>
          </w:rPr>
          <w:t>Operações - classe Dificuldade</w:t>
        </w:r>
        <w:r>
          <w:rPr>
            <w:noProof/>
            <w:webHidden/>
          </w:rPr>
          <w:tab/>
        </w:r>
        <w:r>
          <w:rPr>
            <w:noProof/>
            <w:webHidden/>
          </w:rPr>
          <w:fldChar w:fldCharType="begin"/>
        </w:r>
        <w:r>
          <w:rPr>
            <w:noProof/>
            <w:webHidden/>
          </w:rPr>
          <w:instrText xml:space="preserve"> PAGEREF _Toc503793997 \h </w:instrText>
        </w:r>
        <w:r>
          <w:rPr>
            <w:noProof/>
            <w:webHidden/>
          </w:rPr>
        </w:r>
        <w:r>
          <w:rPr>
            <w:noProof/>
            <w:webHidden/>
          </w:rPr>
          <w:fldChar w:fldCharType="separate"/>
        </w:r>
        <w:r>
          <w:rPr>
            <w:noProof/>
            <w:webHidden/>
          </w:rPr>
          <w:t>32</w:t>
        </w:r>
        <w:r>
          <w:rPr>
            <w:noProof/>
            <w:webHidden/>
          </w:rPr>
          <w:fldChar w:fldCharType="end"/>
        </w:r>
      </w:hyperlink>
    </w:p>
    <w:p w14:paraId="4D05903E" w14:textId="6ECD4AE2" w:rsidR="00764E03" w:rsidRDefault="00764E03">
      <w:pPr>
        <w:pStyle w:val="TOC3"/>
        <w:tabs>
          <w:tab w:val="right" w:leader="dot" w:pos="9016"/>
        </w:tabs>
        <w:rPr>
          <w:rFonts w:eastAsiaTheme="minorEastAsia"/>
          <w:noProof/>
          <w:lang w:eastAsia="en-GB"/>
        </w:rPr>
      </w:pPr>
      <w:hyperlink w:anchor="_Toc503793998" w:history="1">
        <w:r w:rsidRPr="00037C3C">
          <w:rPr>
            <w:rStyle w:val="Hyperlink"/>
            <w:noProof/>
            <w:lang w:val="pt-PT"/>
          </w:rPr>
          <w:t>Diagramas de Sequência em que a classe Dificuldade participa</w:t>
        </w:r>
        <w:r>
          <w:rPr>
            <w:noProof/>
            <w:webHidden/>
          </w:rPr>
          <w:tab/>
        </w:r>
        <w:r>
          <w:rPr>
            <w:noProof/>
            <w:webHidden/>
          </w:rPr>
          <w:fldChar w:fldCharType="begin"/>
        </w:r>
        <w:r>
          <w:rPr>
            <w:noProof/>
            <w:webHidden/>
          </w:rPr>
          <w:instrText xml:space="preserve"> PAGEREF _Toc503793998 \h </w:instrText>
        </w:r>
        <w:r>
          <w:rPr>
            <w:noProof/>
            <w:webHidden/>
          </w:rPr>
        </w:r>
        <w:r>
          <w:rPr>
            <w:noProof/>
            <w:webHidden/>
          </w:rPr>
          <w:fldChar w:fldCharType="separate"/>
        </w:r>
        <w:r>
          <w:rPr>
            <w:noProof/>
            <w:webHidden/>
          </w:rPr>
          <w:t>32</w:t>
        </w:r>
        <w:r>
          <w:rPr>
            <w:noProof/>
            <w:webHidden/>
          </w:rPr>
          <w:fldChar w:fldCharType="end"/>
        </w:r>
      </w:hyperlink>
    </w:p>
    <w:p w14:paraId="697B67D9" w14:textId="6375E468" w:rsidR="00764E03" w:rsidRDefault="00764E03">
      <w:pPr>
        <w:pStyle w:val="TOC3"/>
        <w:tabs>
          <w:tab w:val="right" w:leader="dot" w:pos="9016"/>
        </w:tabs>
        <w:rPr>
          <w:rFonts w:eastAsiaTheme="minorEastAsia"/>
          <w:noProof/>
          <w:lang w:eastAsia="en-GB"/>
        </w:rPr>
      </w:pPr>
      <w:hyperlink w:anchor="_Toc503793999" w:history="1">
        <w:r w:rsidRPr="00037C3C">
          <w:rPr>
            <w:rStyle w:val="Hyperlink"/>
            <w:noProof/>
            <w:lang w:val="pt-PT"/>
          </w:rPr>
          <w:t>Dicionário de dados - classe Turista</w:t>
        </w:r>
        <w:r>
          <w:rPr>
            <w:noProof/>
            <w:webHidden/>
          </w:rPr>
          <w:tab/>
        </w:r>
        <w:r>
          <w:rPr>
            <w:noProof/>
            <w:webHidden/>
          </w:rPr>
          <w:fldChar w:fldCharType="begin"/>
        </w:r>
        <w:r>
          <w:rPr>
            <w:noProof/>
            <w:webHidden/>
          </w:rPr>
          <w:instrText xml:space="preserve"> PAGEREF _Toc503793999 \h </w:instrText>
        </w:r>
        <w:r>
          <w:rPr>
            <w:noProof/>
            <w:webHidden/>
          </w:rPr>
        </w:r>
        <w:r>
          <w:rPr>
            <w:noProof/>
            <w:webHidden/>
          </w:rPr>
          <w:fldChar w:fldCharType="separate"/>
        </w:r>
        <w:r>
          <w:rPr>
            <w:noProof/>
            <w:webHidden/>
          </w:rPr>
          <w:t>32</w:t>
        </w:r>
        <w:r>
          <w:rPr>
            <w:noProof/>
            <w:webHidden/>
          </w:rPr>
          <w:fldChar w:fldCharType="end"/>
        </w:r>
      </w:hyperlink>
    </w:p>
    <w:p w14:paraId="3E4BDB0E" w14:textId="0C5D48DD" w:rsidR="00764E03" w:rsidRDefault="00764E03">
      <w:pPr>
        <w:pStyle w:val="TOC4"/>
        <w:tabs>
          <w:tab w:val="right" w:leader="dot" w:pos="9016"/>
        </w:tabs>
        <w:rPr>
          <w:rFonts w:eastAsiaTheme="minorEastAsia"/>
          <w:noProof/>
          <w:lang w:eastAsia="en-GB"/>
        </w:rPr>
      </w:pPr>
      <w:hyperlink w:anchor="_Toc503794000" w:history="1">
        <w:r w:rsidRPr="00037C3C">
          <w:rPr>
            <w:rStyle w:val="Hyperlink"/>
            <w:noProof/>
            <w:lang w:val="pt-PT"/>
          </w:rPr>
          <w:t>Algoritmo de validação do NIF</w:t>
        </w:r>
        <w:r>
          <w:rPr>
            <w:noProof/>
            <w:webHidden/>
          </w:rPr>
          <w:tab/>
        </w:r>
        <w:r>
          <w:rPr>
            <w:noProof/>
            <w:webHidden/>
          </w:rPr>
          <w:fldChar w:fldCharType="begin"/>
        </w:r>
        <w:r>
          <w:rPr>
            <w:noProof/>
            <w:webHidden/>
          </w:rPr>
          <w:instrText xml:space="preserve"> PAGEREF _Toc503794000 \h </w:instrText>
        </w:r>
        <w:r>
          <w:rPr>
            <w:noProof/>
            <w:webHidden/>
          </w:rPr>
        </w:r>
        <w:r>
          <w:rPr>
            <w:noProof/>
            <w:webHidden/>
          </w:rPr>
          <w:fldChar w:fldCharType="separate"/>
        </w:r>
        <w:r>
          <w:rPr>
            <w:noProof/>
            <w:webHidden/>
          </w:rPr>
          <w:t>33</w:t>
        </w:r>
        <w:r>
          <w:rPr>
            <w:noProof/>
            <w:webHidden/>
          </w:rPr>
          <w:fldChar w:fldCharType="end"/>
        </w:r>
      </w:hyperlink>
    </w:p>
    <w:p w14:paraId="7F1F7F26" w14:textId="6CEE4794" w:rsidR="00764E03" w:rsidRDefault="00764E03">
      <w:pPr>
        <w:pStyle w:val="TOC4"/>
        <w:tabs>
          <w:tab w:val="right" w:leader="dot" w:pos="9016"/>
        </w:tabs>
        <w:rPr>
          <w:rFonts w:eastAsiaTheme="minorEastAsia"/>
          <w:noProof/>
          <w:lang w:eastAsia="en-GB"/>
        </w:rPr>
      </w:pPr>
      <w:hyperlink w:anchor="_Toc503794001" w:history="1">
        <w:r w:rsidRPr="00037C3C">
          <w:rPr>
            <w:rStyle w:val="Hyperlink"/>
            <w:noProof/>
            <w:lang w:val="pt-PT"/>
          </w:rPr>
          <w:t>Código de validação do NIF</w:t>
        </w:r>
        <w:r>
          <w:rPr>
            <w:noProof/>
            <w:webHidden/>
          </w:rPr>
          <w:tab/>
        </w:r>
        <w:r>
          <w:rPr>
            <w:noProof/>
            <w:webHidden/>
          </w:rPr>
          <w:fldChar w:fldCharType="begin"/>
        </w:r>
        <w:r>
          <w:rPr>
            <w:noProof/>
            <w:webHidden/>
          </w:rPr>
          <w:instrText xml:space="preserve"> PAGEREF _Toc503794001 \h </w:instrText>
        </w:r>
        <w:r>
          <w:rPr>
            <w:noProof/>
            <w:webHidden/>
          </w:rPr>
        </w:r>
        <w:r>
          <w:rPr>
            <w:noProof/>
            <w:webHidden/>
          </w:rPr>
          <w:fldChar w:fldCharType="separate"/>
        </w:r>
        <w:r>
          <w:rPr>
            <w:noProof/>
            <w:webHidden/>
          </w:rPr>
          <w:t>33</w:t>
        </w:r>
        <w:r>
          <w:rPr>
            <w:noProof/>
            <w:webHidden/>
          </w:rPr>
          <w:fldChar w:fldCharType="end"/>
        </w:r>
      </w:hyperlink>
    </w:p>
    <w:p w14:paraId="765DD78D" w14:textId="628845E5" w:rsidR="00764E03" w:rsidRDefault="00764E03">
      <w:pPr>
        <w:pStyle w:val="TOC3"/>
        <w:tabs>
          <w:tab w:val="right" w:leader="dot" w:pos="9016"/>
        </w:tabs>
        <w:rPr>
          <w:rFonts w:eastAsiaTheme="minorEastAsia"/>
          <w:noProof/>
          <w:lang w:eastAsia="en-GB"/>
        </w:rPr>
      </w:pPr>
      <w:hyperlink w:anchor="_Toc503794002" w:history="1">
        <w:r w:rsidRPr="00037C3C">
          <w:rPr>
            <w:rStyle w:val="Hyperlink"/>
            <w:noProof/>
            <w:lang w:val="pt-PT"/>
          </w:rPr>
          <w:t xml:space="preserve">Dicionário </w:t>
        </w:r>
        <w:r w:rsidRPr="00037C3C">
          <w:rPr>
            <w:rStyle w:val="Hyperlink"/>
            <w:noProof/>
          </w:rPr>
          <w:t>Dados - classe ReservaGuia</w:t>
        </w:r>
        <w:r>
          <w:rPr>
            <w:noProof/>
            <w:webHidden/>
          </w:rPr>
          <w:tab/>
        </w:r>
        <w:r>
          <w:rPr>
            <w:noProof/>
            <w:webHidden/>
          </w:rPr>
          <w:fldChar w:fldCharType="begin"/>
        </w:r>
        <w:r>
          <w:rPr>
            <w:noProof/>
            <w:webHidden/>
          </w:rPr>
          <w:instrText xml:space="preserve"> PAGEREF _Toc503794002 \h </w:instrText>
        </w:r>
        <w:r>
          <w:rPr>
            <w:noProof/>
            <w:webHidden/>
          </w:rPr>
        </w:r>
        <w:r>
          <w:rPr>
            <w:noProof/>
            <w:webHidden/>
          </w:rPr>
          <w:fldChar w:fldCharType="separate"/>
        </w:r>
        <w:r>
          <w:rPr>
            <w:noProof/>
            <w:webHidden/>
          </w:rPr>
          <w:t>34</w:t>
        </w:r>
        <w:r>
          <w:rPr>
            <w:noProof/>
            <w:webHidden/>
          </w:rPr>
          <w:fldChar w:fldCharType="end"/>
        </w:r>
      </w:hyperlink>
    </w:p>
    <w:p w14:paraId="09233B14" w14:textId="508741B4" w:rsidR="00764E03" w:rsidRDefault="00764E03">
      <w:pPr>
        <w:pStyle w:val="TOC3"/>
        <w:tabs>
          <w:tab w:val="right" w:leader="dot" w:pos="9016"/>
        </w:tabs>
        <w:rPr>
          <w:rFonts w:eastAsiaTheme="minorEastAsia"/>
          <w:noProof/>
          <w:lang w:eastAsia="en-GB"/>
        </w:rPr>
      </w:pPr>
      <w:hyperlink w:anchor="_Toc503794003" w:history="1">
        <w:r w:rsidRPr="00037C3C">
          <w:rPr>
            <w:rStyle w:val="Hyperlink"/>
            <w:noProof/>
            <w:lang w:val="pt-PT"/>
          </w:rPr>
          <w:t>Dicionário de dados - classe Guia</w:t>
        </w:r>
        <w:r>
          <w:rPr>
            <w:noProof/>
            <w:webHidden/>
          </w:rPr>
          <w:tab/>
        </w:r>
        <w:r>
          <w:rPr>
            <w:noProof/>
            <w:webHidden/>
          </w:rPr>
          <w:fldChar w:fldCharType="begin"/>
        </w:r>
        <w:r>
          <w:rPr>
            <w:noProof/>
            <w:webHidden/>
          </w:rPr>
          <w:instrText xml:space="preserve"> PAGEREF _Toc503794003 \h </w:instrText>
        </w:r>
        <w:r>
          <w:rPr>
            <w:noProof/>
            <w:webHidden/>
          </w:rPr>
        </w:r>
        <w:r>
          <w:rPr>
            <w:noProof/>
            <w:webHidden/>
          </w:rPr>
          <w:fldChar w:fldCharType="separate"/>
        </w:r>
        <w:r>
          <w:rPr>
            <w:noProof/>
            <w:webHidden/>
          </w:rPr>
          <w:t>34</w:t>
        </w:r>
        <w:r>
          <w:rPr>
            <w:noProof/>
            <w:webHidden/>
          </w:rPr>
          <w:fldChar w:fldCharType="end"/>
        </w:r>
      </w:hyperlink>
    </w:p>
    <w:p w14:paraId="279E35AD" w14:textId="33633E9F" w:rsidR="00764E03" w:rsidRDefault="00764E03">
      <w:pPr>
        <w:pStyle w:val="TOC3"/>
        <w:tabs>
          <w:tab w:val="right" w:leader="dot" w:pos="9016"/>
        </w:tabs>
        <w:rPr>
          <w:rFonts w:eastAsiaTheme="minorEastAsia"/>
          <w:noProof/>
          <w:lang w:eastAsia="en-GB"/>
        </w:rPr>
      </w:pPr>
      <w:hyperlink w:anchor="_Toc503794004" w:history="1">
        <w:r w:rsidRPr="00037C3C">
          <w:rPr>
            <w:rStyle w:val="Hyperlink"/>
            <w:noProof/>
            <w:lang w:val="pt-PT"/>
          </w:rPr>
          <w:t xml:space="preserve">Dicionário </w:t>
        </w:r>
        <w:r w:rsidRPr="00037C3C">
          <w:rPr>
            <w:rStyle w:val="Hyperlink"/>
            <w:noProof/>
          </w:rPr>
          <w:t>Dados - classe GuiaTrilho</w:t>
        </w:r>
        <w:r>
          <w:rPr>
            <w:noProof/>
            <w:webHidden/>
          </w:rPr>
          <w:tab/>
        </w:r>
        <w:r>
          <w:rPr>
            <w:noProof/>
            <w:webHidden/>
          </w:rPr>
          <w:fldChar w:fldCharType="begin"/>
        </w:r>
        <w:r>
          <w:rPr>
            <w:noProof/>
            <w:webHidden/>
          </w:rPr>
          <w:instrText xml:space="preserve"> PAGEREF _Toc503794004 \h </w:instrText>
        </w:r>
        <w:r>
          <w:rPr>
            <w:noProof/>
            <w:webHidden/>
          </w:rPr>
        </w:r>
        <w:r>
          <w:rPr>
            <w:noProof/>
            <w:webHidden/>
          </w:rPr>
          <w:fldChar w:fldCharType="separate"/>
        </w:r>
        <w:r>
          <w:rPr>
            <w:noProof/>
            <w:webHidden/>
          </w:rPr>
          <w:t>35</w:t>
        </w:r>
        <w:r>
          <w:rPr>
            <w:noProof/>
            <w:webHidden/>
          </w:rPr>
          <w:fldChar w:fldCharType="end"/>
        </w:r>
      </w:hyperlink>
    </w:p>
    <w:p w14:paraId="7B7DE54B" w14:textId="4C013028" w:rsidR="00764E03" w:rsidRDefault="00764E03">
      <w:pPr>
        <w:pStyle w:val="TOC3"/>
        <w:tabs>
          <w:tab w:val="right" w:leader="dot" w:pos="9016"/>
        </w:tabs>
        <w:rPr>
          <w:rFonts w:eastAsiaTheme="minorEastAsia"/>
          <w:noProof/>
          <w:lang w:eastAsia="en-GB"/>
        </w:rPr>
      </w:pPr>
      <w:hyperlink w:anchor="_Toc503794005" w:history="1">
        <w:r w:rsidRPr="00037C3C">
          <w:rPr>
            <w:rStyle w:val="Hyperlink"/>
            <w:noProof/>
            <w:lang w:val="pt-PT"/>
          </w:rPr>
          <w:t>Dicionário de dados - classe Questão</w:t>
        </w:r>
        <w:r>
          <w:rPr>
            <w:noProof/>
            <w:webHidden/>
          </w:rPr>
          <w:tab/>
        </w:r>
        <w:r>
          <w:rPr>
            <w:noProof/>
            <w:webHidden/>
          </w:rPr>
          <w:fldChar w:fldCharType="begin"/>
        </w:r>
        <w:r>
          <w:rPr>
            <w:noProof/>
            <w:webHidden/>
          </w:rPr>
          <w:instrText xml:space="preserve"> PAGEREF _Toc503794005 \h </w:instrText>
        </w:r>
        <w:r>
          <w:rPr>
            <w:noProof/>
            <w:webHidden/>
          </w:rPr>
        </w:r>
        <w:r>
          <w:rPr>
            <w:noProof/>
            <w:webHidden/>
          </w:rPr>
          <w:fldChar w:fldCharType="separate"/>
        </w:r>
        <w:r>
          <w:rPr>
            <w:noProof/>
            <w:webHidden/>
          </w:rPr>
          <w:t>35</w:t>
        </w:r>
        <w:r>
          <w:rPr>
            <w:noProof/>
            <w:webHidden/>
          </w:rPr>
          <w:fldChar w:fldCharType="end"/>
        </w:r>
      </w:hyperlink>
    </w:p>
    <w:p w14:paraId="27D257F9" w14:textId="5DA1E2CC" w:rsidR="00764E03" w:rsidRDefault="00764E03">
      <w:pPr>
        <w:pStyle w:val="TOC3"/>
        <w:tabs>
          <w:tab w:val="right" w:leader="dot" w:pos="9016"/>
        </w:tabs>
        <w:rPr>
          <w:rFonts w:eastAsiaTheme="minorEastAsia"/>
          <w:noProof/>
          <w:lang w:eastAsia="en-GB"/>
        </w:rPr>
      </w:pPr>
      <w:hyperlink w:anchor="_Toc503794006" w:history="1">
        <w:r w:rsidRPr="00037C3C">
          <w:rPr>
            <w:rStyle w:val="Hyperlink"/>
            <w:noProof/>
            <w:lang w:val="pt-PT"/>
          </w:rPr>
          <w:t>Operações - classe Questao</w:t>
        </w:r>
        <w:r>
          <w:rPr>
            <w:noProof/>
            <w:webHidden/>
          </w:rPr>
          <w:tab/>
        </w:r>
        <w:r>
          <w:rPr>
            <w:noProof/>
            <w:webHidden/>
          </w:rPr>
          <w:fldChar w:fldCharType="begin"/>
        </w:r>
        <w:r>
          <w:rPr>
            <w:noProof/>
            <w:webHidden/>
          </w:rPr>
          <w:instrText xml:space="preserve"> PAGEREF _Toc503794006 \h </w:instrText>
        </w:r>
        <w:r>
          <w:rPr>
            <w:noProof/>
            <w:webHidden/>
          </w:rPr>
        </w:r>
        <w:r>
          <w:rPr>
            <w:noProof/>
            <w:webHidden/>
          </w:rPr>
          <w:fldChar w:fldCharType="separate"/>
        </w:r>
        <w:r>
          <w:rPr>
            <w:noProof/>
            <w:webHidden/>
          </w:rPr>
          <w:t>36</w:t>
        </w:r>
        <w:r>
          <w:rPr>
            <w:noProof/>
            <w:webHidden/>
          </w:rPr>
          <w:fldChar w:fldCharType="end"/>
        </w:r>
      </w:hyperlink>
    </w:p>
    <w:p w14:paraId="4B85AA52" w14:textId="2C1D2A88" w:rsidR="00764E03" w:rsidRDefault="00764E03">
      <w:pPr>
        <w:pStyle w:val="TOC3"/>
        <w:tabs>
          <w:tab w:val="right" w:leader="dot" w:pos="9016"/>
        </w:tabs>
        <w:rPr>
          <w:rFonts w:eastAsiaTheme="minorEastAsia"/>
          <w:noProof/>
          <w:lang w:eastAsia="en-GB"/>
        </w:rPr>
      </w:pPr>
      <w:hyperlink w:anchor="_Toc503794007" w:history="1">
        <w:r w:rsidRPr="00037C3C">
          <w:rPr>
            <w:rStyle w:val="Hyperlink"/>
            <w:noProof/>
            <w:lang w:val="pt-PT"/>
          </w:rPr>
          <w:t>Dicionário de dados - classe Opcao</w:t>
        </w:r>
        <w:r>
          <w:rPr>
            <w:noProof/>
            <w:webHidden/>
          </w:rPr>
          <w:tab/>
        </w:r>
        <w:r>
          <w:rPr>
            <w:noProof/>
            <w:webHidden/>
          </w:rPr>
          <w:fldChar w:fldCharType="begin"/>
        </w:r>
        <w:r>
          <w:rPr>
            <w:noProof/>
            <w:webHidden/>
          </w:rPr>
          <w:instrText xml:space="preserve"> PAGEREF _Toc503794007 \h </w:instrText>
        </w:r>
        <w:r>
          <w:rPr>
            <w:noProof/>
            <w:webHidden/>
          </w:rPr>
        </w:r>
        <w:r>
          <w:rPr>
            <w:noProof/>
            <w:webHidden/>
          </w:rPr>
          <w:fldChar w:fldCharType="separate"/>
        </w:r>
        <w:r>
          <w:rPr>
            <w:noProof/>
            <w:webHidden/>
          </w:rPr>
          <w:t>36</w:t>
        </w:r>
        <w:r>
          <w:rPr>
            <w:noProof/>
            <w:webHidden/>
          </w:rPr>
          <w:fldChar w:fldCharType="end"/>
        </w:r>
      </w:hyperlink>
    </w:p>
    <w:p w14:paraId="61E3F4D6" w14:textId="635A75EC" w:rsidR="00764E03" w:rsidRDefault="00764E03">
      <w:pPr>
        <w:pStyle w:val="TOC3"/>
        <w:tabs>
          <w:tab w:val="right" w:leader="dot" w:pos="9016"/>
        </w:tabs>
        <w:rPr>
          <w:rFonts w:eastAsiaTheme="minorEastAsia"/>
          <w:noProof/>
          <w:lang w:eastAsia="en-GB"/>
        </w:rPr>
      </w:pPr>
      <w:hyperlink w:anchor="_Toc503794008" w:history="1">
        <w:r w:rsidRPr="00037C3C">
          <w:rPr>
            <w:rStyle w:val="Hyperlink"/>
            <w:noProof/>
            <w:lang w:val="pt-PT"/>
          </w:rPr>
          <w:t>Dicionário de dados - classe RespostaAvaliacao</w:t>
        </w:r>
        <w:r>
          <w:rPr>
            <w:noProof/>
            <w:webHidden/>
          </w:rPr>
          <w:tab/>
        </w:r>
        <w:r>
          <w:rPr>
            <w:noProof/>
            <w:webHidden/>
          </w:rPr>
          <w:fldChar w:fldCharType="begin"/>
        </w:r>
        <w:r>
          <w:rPr>
            <w:noProof/>
            <w:webHidden/>
          </w:rPr>
          <w:instrText xml:space="preserve"> PAGEREF _Toc503794008 \h </w:instrText>
        </w:r>
        <w:r>
          <w:rPr>
            <w:noProof/>
            <w:webHidden/>
          </w:rPr>
        </w:r>
        <w:r>
          <w:rPr>
            <w:noProof/>
            <w:webHidden/>
          </w:rPr>
          <w:fldChar w:fldCharType="separate"/>
        </w:r>
        <w:r>
          <w:rPr>
            <w:noProof/>
            <w:webHidden/>
          </w:rPr>
          <w:t>37</w:t>
        </w:r>
        <w:r>
          <w:rPr>
            <w:noProof/>
            <w:webHidden/>
          </w:rPr>
          <w:fldChar w:fldCharType="end"/>
        </w:r>
      </w:hyperlink>
    </w:p>
    <w:p w14:paraId="0134A8E9" w14:textId="388CFC11" w:rsidR="00764E03" w:rsidRDefault="00764E03">
      <w:pPr>
        <w:pStyle w:val="TOC3"/>
        <w:tabs>
          <w:tab w:val="right" w:leader="dot" w:pos="9016"/>
        </w:tabs>
        <w:rPr>
          <w:rFonts w:eastAsiaTheme="minorEastAsia"/>
          <w:noProof/>
          <w:lang w:eastAsia="en-GB"/>
        </w:rPr>
      </w:pPr>
      <w:hyperlink w:anchor="_Toc503794009" w:history="1">
        <w:r w:rsidRPr="00037C3C">
          <w:rPr>
            <w:rStyle w:val="Hyperlink"/>
            <w:noProof/>
            <w:lang w:val="pt-PT"/>
          </w:rPr>
          <w:t>Operações - classe RespostaAvaliacao</w:t>
        </w:r>
        <w:r>
          <w:rPr>
            <w:noProof/>
            <w:webHidden/>
          </w:rPr>
          <w:tab/>
        </w:r>
        <w:r>
          <w:rPr>
            <w:noProof/>
            <w:webHidden/>
          </w:rPr>
          <w:fldChar w:fldCharType="begin"/>
        </w:r>
        <w:r>
          <w:rPr>
            <w:noProof/>
            <w:webHidden/>
          </w:rPr>
          <w:instrText xml:space="preserve"> PAGEREF _Toc503794009 \h </w:instrText>
        </w:r>
        <w:r>
          <w:rPr>
            <w:noProof/>
            <w:webHidden/>
          </w:rPr>
        </w:r>
        <w:r>
          <w:rPr>
            <w:noProof/>
            <w:webHidden/>
          </w:rPr>
          <w:fldChar w:fldCharType="separate"/>
        </w:r>
        <w:r>
          <w:rPr>
            <w:noProof/>
            <w:webHidden/>
          </w:rPr>
          <w:t>37</w:t>
        </w:r>
        <w:r>
          <w:rPr>
            <w:noProof/>
            <w:webHidden/>
          </w:rPr>
          <w:fldChar w:fldCharType="end"/>
        </w:r>
      </w:hyperlink>
    </w:p>
    <w:p w14:paraId="5C40AD16" w14:textId="679BD0BB" w:rsidR="00764E03" w:rsidRDefault="00764E03">
      <w:pPr>
        <w:pStyle w:val="TOC2"/>
        <w:tabs>
          <w:tab w:val="right" w:leader="dot" w:pos="9016"/>
        </w:tabs>
        <w:rPr>
          <w:rFonts w:eastAsiaTheme="minorEastAsia"/>
          <w:noProof/>
          <w:lang w:eastAsia="en-GB"/>
        </w:rPr>
      </w:pPr>
      <w:hyperlink w:anchor="_Toc503794010" w:history="1">
        <w:r w:rsidRPr="00037C3C">
          <w:rPr>
            <w:rStyle w:val="Hyperlink"/>
            <w:noProof/>
            <w:lang w:val="pt-PT"/>
          </w:rPr>
          <w:t>4.8. Diagrama de componentes</w:t>
        </w:r>
        <w:r>
          <w:rPr>
            <w:noProof/>
            <w:webHidden/>
          </w:rPr>
          <w:tab/>
        </w:r>
        <w:r>
          <w:rPr>
            <w:noProof/>
            <w:webHidden/>
          </w:rPr>
          <w:fldChar w:fldCharType="begin"/>
        </w:r>
        <w:r>
          <w:rPr>
            <w:noProof/>
            <w:webHidden/>
          </w:rPr>
          <w:instrText xml:space="preserve"> PAGEREF _Toc503794010 \h </w:instrText>
        </w:r>
        <w:r>
          <w:rPr>
            <w:noProof/>
            <w:webHidden/>
          </w:rPr>
        </w:r>
        <w:r>
          <w:rPr>
            <w:noProof/>
            <w:webHidden/>
          </w:rPr>
          <w:fldChar w:fldCharType="separate"/>
        </w:r>
        <w:r>
          <w:rPr>
            <w:noProof/>
            <w:webHidden/>
          </w:rPr>
          <w:t>38</w:t>
        </w:r>
        <w:r>
          <w:rPr>
            <w:noProof/>
            <w:webHidden/>
          </w:rPr>
          <w:fldChar w:fldCharType="end"/>
        </w:r>
      </w:hyperlink>
    </w:p>
    <w:p w14:paraId="383D18E9" w14:textId="0982A3C8" w:rsidR="00764E03" w:rsidRDefault="00764E03">
      <w:pPr>
        <w:pStyle w:val="TOC2"/>
        <w:tabs>
          <w:tab w:val="right" w:leader="dot" w:pos="9016"/>
        </w:tabs>
        <w:rPr>
          <w:rFonts w:eastAsiaTheme="minorEastAsia"/>
          <w:noProof/>
          <w:lang w:eastAsia="en-GB"/>
        </w:rPr>
      </w:pPr>
      <w:hyperlink w:anchor="_Toc503794011" w:history="1">
        <w:r w:rsidRPr="00037C3C">
          <w:rPr>
            <w:rStyle w:val="Hyperlink"/>
            <w:noProof/>
            <w:lang w:val="pt-PT"/>
          </w:rPr>
          <w:t>4.9. Diagrama de instalação</w:t>
        </w:r>
        <w:r>
          <w:rPr>
            <w:noProof/>
            <w:webHidden/>
          </w:rPr>
          <w:tab/>
        </w:r>
        <w:r>
          <w:rPr>
            <w:noProof/>
            <w:webHidden/>
          </w:rPr>
          <w:fldChar w:fldCharType="begin"/>
        </w:r>
        <w:r>
          <w:rPr>
            <w:noProof/>
            <w:webHidden/>
          </w:rPr>
          <w:instrText xml:space="preserve"> PAGEREF _Toc503794011 \h </w:instrText>
        </w:r>
        <w:r>
          <w:rPr>
            <w:noProof/>
            <w:webHidden/>
          </w:rPr>
        </w:r>
        <w:r>
          <w:rPr>
            <w:noProof/>
            <w:webHidden/>
          </w:rPr>
          <w:fldChar w:fldCharType="separate"/>
        </w:r>
        <w:r>
          <w:rPr>
            <w:noProof/>
            <w:webHidden/>
          </w:rPr>
          <w:t>39</w:t>
        </w:r>
        <w:r>
          <w:rPr>
            <w:noProof/>
            <w:webHidden/>
          </w:rPr>
          <w:fldChar w:fldCharType="end"/>
        </w:r>
      </w:hyperlink>
    </w:p>
    <w:p w14:paraId="1AF16183" w14:textId="03276AF7" w:rsidR="00764E03" w:rsidRDefault="00764E03">
      <w:pPr>
        <w:pStyle w:val="TOC2"/>
        <w:tabs>
          <w:tab w:val="right" w:leader="dot" w:pos="9016"/>
        </w:tabs>
        <w:rPr>
          <w:rFonts w:eastAsiaTheme="minorEastAsia"/>
          <w:noProof/>
          <w:lang w:eastAsia="en-GB"/>
        </w:rPr>
      </w:pPr>
      <w:hyperlink w:anchor="_Toc503794012" w:history="1">
        <w:r w:rsidRPr="00037C3C">
          <w:rPr>
            <w:rStyle w:val="Hyperlink"/>
            <w:noProof/>
            <w:lang w:val="pt-PT"/>
          </w:rPr>
          <w:t>4.10. Diagrama de pacotes de casos de uso</w:t>
        </w:r>
        <w:r>
          <w:rPr>
            <w:noProof/>
            <w:webHidden/>
          </w:rPr>
          <w:tab/>
        </w:r>
        <w:r>
          <w:rPr>
            <w:noProof/>
            <w:webHidden/>
          </w:rPr>
          <w:fldChar w:fldCharType="begin"/>
        </w:r>
        <w:r>
          <w:rPr>
            <w:noProof/>
            <w:webHidden/>
          </w:rPr>
          <w:instrText xml:space="preserve"> PAGEREF _Toc503794012 \h </w:instrText>
        </w:r>
        <w:r>
          <w:rPr>
            <w:noProof/>
            <w:webHidden/>
          </w:rPr>
        </w:r>
        <w:r>
          <w:rPr>
            <w:noProof/>
            <w:webHidden/>
          </w:rPr>
          <w:fldChar w:fldCharType="separate"/>
        </w:r>
        <w:r>
          <w:rPr>
            <w:noProof/>
            <w:webHidden/>
          </w:rPr>
          <w:t>40</w:t>
        </w:r>
        <w:r>
          <w:rPr>
            <w:noProof/>
            <w:webHidden/>
          </w:rPr>
          <w:fldChar w:fldCharType="end"/>
        </w:r>
      </w:hyperlink>
    </w:p>
    <w:p w14:paraId="3936A147" w14:textId="20AEC4D0" w:rsidR="00764E03" w:rsidRDefault="00764E03">
      <w:pPr>
        <w:pStyle w:val="TOC1"/>
        <w:tabs>
          <w:tab w:val="right" w:leader="dot" w:pos="9016"/>
        </w:tabs>
        <w:rPr>
          <w:rFonts w:eastAsiaTheme="minorEastAsia"/>
          <w:noProof/>
          <w:lang w:eastAsia="en-GB"/>
        </w:rPr>
      </w:pPr>
      <w:hyperlink w:anchor="_Toc503794013" w:history="1">
        <w:r w:rsidRPr="00037C3C">
          <w:rPr>
            <w:rStyle w:val="Hyperlink"/>
            <w:noProof/>
            <w:lang w:val="pt-PT"/>
          </w:rPr>
          <w:t>5. Protótipo</w:t>
        </w:r>
        <w:r>
          <w:rPr>
            <w:noProof/>
            <w:webHidden/>
          </w:rPr>
          <w:tab/>
        </w:r>
        <w:r>
          <w:rPr>
            <w:noProof/>
            <w:webHidden/>
          </w:rPr>
          <w:fldChar w:fldCharType="begin"/>
        </w:r>
        <w:r>
          <w:rPr>
            <w:noProof/>
            <w:webHidden/>
          </w:rPr>
          <w:instrText xml:space="preserve"> PAGEREF _Toc503794013 \h </w:instrText>
        </w:r>
        <w:r>
          <w:rPr>
            <w:noProof/>
            <w:webHidden/>
          </w:rPr>
        </w:r>
        <w:r>
          <w:rPr>
            <w:noProof/>
            <w:webHidden/>
          </w:rPr>
          <w:fldChar w:fldCharType="separate"/>
        </w:r>
        <w:r>
          <w:rPr>
            <w:noProof/>
            <w:webHidden/>
          </w:rPr>
          <w:t>42</w:t>
        </w:r>
        <w:r>
          <w:rPr>
            <w:noProof/>
            <w:webHidden/>
          </w:rPr>
          <w:fldChar w:fldCharType="end"/>
        </w:r>
      </w:hyperlink>
    </w:p>
    <w:p w14:paraId="7FD5ED97" w14:textId="27315EA4" w:rsidR="00764E03" w:rsidRDefault="00764E03">
      <w:pPr>
        <w:pStyle w:val="TOC2"/>
        <w:tabs>
          <w:tab w:val="right" w:leader="dot" w:pos="9016"/>
        </w:tabs>
        <w:rPr>
          <w:rFonts w:eastAsiaTheme="minorEastAsia"/>
          <w:noProof/>
          <w:lang w:eastAsia="en-GB"/>
        </w:rPr>
      </w:pPr>
      <w:hyperlink w:anchor="_Toc503794014" w:history="1">
        <w:r w:rsidRPr="00037C3C">
          <w:rPr>
            <w:rStyle w:val="Hyperlink"/>
            <w:noProof/>
            <w:lang w:val="pt-PT"/>
          </w:rPr>
          <w:t>5.1. Protótipo do interface consultar trilho</w:t>
        </w:r>
        <w:r>
          <w:rPr>
            <w:noProof/>
            <w:webHidden/>
          </w:rPr>
          <w:tab/>
        </w:r>
        <w:r>
          <w:rPr>
            <w:noProof/>
            <w:webHidden/>
          </w:rPr>
          <w:fldChar w:fldCharType="begin"/>
        </w:r>
        <w:r>
          <w:rPr>
            <w:noProof/>
            <w:webHidden/>
          </w:rPr>
          <w:instrText xml:space="preserve"> PAGEREF _Toc503794014 \h </w:instrText>
        </w:r>
        <w:r>
          <w:rPr>
            <w:noProof/>
            <w:webHidden/>
          </w:rPr>
        </w:r>
        <w:r>
          <w:rPr>
            <w:noProof/>
            <w:webHidden/>
          </w:rPr>
          <w:fldChar w:fldCharType="separate"/>
        </w:r>
        <w:r>
          <w:rPr>
            <w:noProof/>
            <w:webHidden/>
          </w:rPr>
          <w:t>43</w:t>
        </w:r>
        <w:r>
          <w:rPr>
            <w:noProof/>
            <w:webHidden/>
          </w:rPr>
          <w:fldChar w:fldCharType="end"/>
        </w:r>
      </w:hyperlink>
    </w:p>
    <w:p w14:paraId="4D08C107" w14:textId="1BDF0258" w:rsidR="00764E03" w:rsidRDefault="00764E03">
      <w:pPr>
        <w:pStyle w:val="TOC2"/>
        <w:tabs>
          <w:tab w:val="right" w:leader="dot" w:pos="9016"/>
        </w:tabs>
        <w:rPr>
          <w:rFonts w:eastAsiaTheme="minorEastAsia"/>
          <w:noProof/>
          <w:lang w:eastAsia="en-GB"/>
        </w:rPr>
      </w:pPr>
      <w:hyperlink w:anchor="_Toc503794015" w:history="1">
        <w:r w:rsidRPr="00037C3C">
          <w:rPr>
            <w:rStyle w:val="Hyperlink"/>
            <w:noProof/>
            <w:lang w:val="pt-PT"/>
          </w:rPr>
          <w:t>5.2. Protótipo do interface registo trilhos (operações)</w:t>
        </w:r>
        <w:r>
          <w:rPr>
            <w:noProof/>
            <w:webHidden/>
          </w:rPr>
          <w:tab/>
        </w:r>
        <w:r>
          <w:rPr>
            <w:noProof/>
            <w:webHidden/>
          </w:rPr>
          <w:fldChar w:fldCharType="begin"/>
        </w:r>
        <w:r>
          <w:rPr>
            <w:noProof/>
            <w:webHidden/>
          </w:rPr>
          <w:instrText xml:space="preserve"> PAGEREF _Toc503794015 \h </w:instrText>
        </w:r>
        <w:r>
          <w:rPr>
            <w:noProof/>
            <w:webHidden/>
          </w:rPr>
        </w:r>
        <w:r>
          <w:rPr>
            <w:noProof/>
            <w:webHidden/>
          </w:rPr>
          <w:fldChar w:fldCharType="separate"/>
        </w:r>
        <w:r>
          <w:rPr>
            <w:noProof/>
            <w:webHidden/>
          </w:rPr>
          <w:t>44</w:t>
        </w:r>
        <w:r>
          <w:rPr>
            <w:noProof/>
            <w:webHidden/>
          </w:rPr>
          <w:fldChar w:fldCharType="end"/>
        </w:r>
      </w:hyperlink>
    </w:p>
    <w:p w14:paraId="63E1F718" w14:textId="13EA2434" w:rsidR="00764E03" w:rsidRDefault="00764E03">
      <w:pPr>
        <w:pStyle w:val="TOC2"/>
        <w:tabs>
          <w:tab w:val="right" w:leader="dot" w:pos="9016"/>
        </w:tabs>
        <w:rPr>
          <w:rFonts w:eastAsiaTheme="minorEastAsia"/>
          <w:noProof/>
          <w:lang w:eastAsia="en-GB"/>
        </w:rPr>
      </w:pPr>
      <w:hyperlink w:anchor="_Toc503794016" w:history="1">
        <w:r w:rsidRPr="00037C3C">
          <w:rPr>
            <w:rStyle w:val="Hyperlink"/>
            <w:noProof/>
            <w:lang w:val="pt-PT"/>
          </w:rPr>
          <w:t>5.3. Protótipo do interface criar trilho</w:t>
        </w:r>
        <w:r>
          <w:rPr>
            <w:noProof/>
            <w:webHidden/>
          </w:rPr>
          <w:tab/>
        </w:r>
        <w:r>
          <w:rPr>
            <w:noProof/>
            <w:webHidden/>
          </w:rPr>
          <w:fldChar w:fldCharType="begin"/>
        </w:r>
        <w:r>
          <w:rPr>
            <w:noProof/>
            <w:webHidden/>
          </w:rPr>
          <w:instrText xml:space="preserve"> PAGEREF _Toc503794016 \h </w:instrText>
        </w:r>
        <w:r>
          <w:rPr>
            <w:noProof/>
            <w:webHidden/>
          </w:rPr>
        </w:r>
        <w:r>
          <w:rPr>
            <w:noProof/>
            <w:webHidden/>
          </w:rPr>
          <w:fldChar w:fldCharType="separate"/>
        </w:r>
        <w:r>
          <w:rPr>
            <w:noProof/>
            <w:webHidden/>
          </w:rPr>
          <w:t>44</w:t>
        </w:r>
        <w:r>
          <w:rPr>
            <w:noProof/>
            <w:webHidden/>
          </w:rPr>
          <w:fldChar w:fldCharType="end"/>
        </w:r>
      </w:hyperlink>
    </w:p>
    <w:p w14:paraId="6ED12D7B" w14:textId="3DC0631C" w:rsidR="00764E03" w:rsidRDefault="00764E03">
      <w:pPr>
        <w:pStyle w:val="TOC2"/>
        <w:tabs>
          <w:tab w:val="right" w:leader="dot" w:pos="9016"/>
        </w:tabs>
        <w:rPr>
          <w:rFonts w:eastAsiaTheme="minorEastAsia"/>
          <w:noProof/>
          <w:lang w:eastAsia="en-GB"/>
        </w:rPr>
      </w:pPr>
      <w:hyperlink w:anchor="_Toc503794017" w:history="1">
        <w:r w:rsidRPr="00037C3C">
          <w:rPr>
            <w:rStyle w:val="Hyperlink"/>
            <w:noProof/>
            <w:lang w:val="pt-PT"/>
          </w:rPr>
          <w:t>5.4. Protótipo do interface editar trilho</w:t>
        </w:r>
        <w:r>
          <w:rPr>
            <w:noProof/>
            <w:webHidden/>
          </w:rPr>
          <w:tab/>
        </w:r>
        <w:r>
          <w:rPr>
            <w:noProof/>
            <w:webHidden/>
          </w:rPr>
          <w:fldChar w:fldCharType="begin"/>
        </w:r>
        <w:r>
          <w:rPr>
            <w:noProof/>
            <w:webHidden/>
          </w:rPr>
          <w:instrText xml:space="preserve"> PAGEREF _Toc503794017 \h </w:instrText>
        </w:r>
        <w:r>
          <w:rPr>
            <w:noProof/>
            <w:webHidden/>
          </w:rPr>
        </w:r>
        <w:r>
          <w:rPr>
            <w:noProof/>
            <w:webHidden/>
          </w:rPr>
          <w:fldChar w:fldCharType="separate"/>
        </w:r>
        <w:r>
          <w:rPr>
            <w:noProof/>
            <w:webHidden/>
          </w:rPr>
          <w:t>45</w:t>
        </w:r>
        <w:r>
          <w:rPr>
            <w:noProof/>
            <w:webHidden/>
          </w:rPr>
          <w:fldChar w:fldCharType="end"/>
        </w:r>
      </w:hyperlink>
    </w:p>
    <w:p w14:paraId="69CAB8C0" w14:textId="52AC4AE7" w:rsidR="00764E03" w:rsidRDefault="00764E03">
      <w:pPr>
        <w:pStyle w:val="TOC2"/>
        <w:tabs>
          <w:tab w:val="right" w:leader="dot" w:pos="9016"/>
        </w:tabs>
        <w:rPr>
          <w:rFonts w:eastAsiaTheme="minorEastAsia"/>
          <w:noProof/>
          <w:lang w:eastAsia="en-GB"/>
        </w:rPr>
      </w:pPr>
      <w:hyperlink w:anchor="_Toc503794018" w:history="1">
        <w:r w:rsidRPr="00037C3C">
          <w:rPr>
            <w:rStyle w:val="Hyperlink"/>
            <w:noProof/>
            <w:lang w:val="pt-PT"/>
          </w:rPr>
          <w:t>5.5. Protótipo do interface desativar trilho</w:t>
        </w:r>
        <w:r>
          <w:rPr>
            <w:noProof/>
            <w:webHidden/>
          </w:rPr>
          <w:tab/>
        </w:r>
        <w:r>
          <w:rPr>
            <w:noProof/>
            <w:webHidden/>
          </w:rPr>
          <w:fldChar w:fldCharType="begin"/>
        </w:r>
        <w:r>
          <w:rPr>
            <w:noProof/>
            <w:webHidden/>
          </w:rPr>
          <w:instrText xml:space="preserve"> PAGEREF _Toc503794018 \h </w:instrText>
        </w:r>
        <w:r>
          <w:rPr>
            <w:noProof/>
            <w:webHidden/>
          </w:rPr>
        </w:r>
        <w:r>
          <w:rPr>
            <w:noProof/>
            <w:webHidden/>
          </w:rPr>
          <w:fldChar w:fldCharType="separate"/>
        </w:r>
        <w:r>
          <w:rPr>
            <w:noProof/>
            <w:webHidden/>
          </w:rPr>
          <w:t>45</w:t>
        </w:r>
        <w:r>
          <w:rPr>
            <w:noProof/>
            <w:webHidden/>
          </w:rPr>
          <w:fldChar w:fldCharType="end"/>
        </w:r>
      </w:hyperlink>
    </w:p>
    <w:p w14:paraId="211E7B56" w14:textId="4E4CA017" w:rsidR="00764E03" w:rsidRDefault="00764E03">
      <w:pPr>
        <w:pStyle w:val="TOC2"/>
        <w:tabs>
          <w:tab w:val="right" w:leader="dot" w:pos="9016"/>
        </w:tabs>
        <w:rPr>
          <w:rFonts w:eastAsiaTheme="minorEastAsia"/>
          <w:noProof/>
          <w:lang w:eastAsia="en-GB"/>
        </w:rPr>
      </w:pPr>
      <w:hyperlink w:anchor="_Toc503794019" w:history="1">
        <w:r w:rsidRPr="00037C3C">
          <w:rPr>
            <w:rStyle w:val="Hyperlink"/>
            <w:noProof/>
            <w:lang w:val="pt-PT"/>
          </w:rPr>
          <w:t>5.6. Protótipo do interface detalhes trilho</w:t>
        </w:r>
        <w:r>
          <w:rPr>
            <w:noProof/>
            <w:webHidden/>
          </w:rPr>
          <w:tab/>
        </w:r>
        <w:r>
          <w:rPr>
            <w:noProof/>
            <w:webHidden/>
          </w:rPr>
          <w:fldChar w:fldCharType="begin"/>
        </w:r>
        <w:r>
          <w:rPr>
            <w:noProof/>
            <w:webHidden/>
          </w:rPr>
          <w:instrText xml:space="preserve"> PAGEREF _Toc503794019 \h </w:instrText>
        </w:r>
        <w:r>
          <w:rPr>
            <w:noProof/>
            <w:webHidden/>
          </w:rPr>
        </w:r>
        <w:r>
          <w:rPr>
            <w:noProof/>
            <w:webHidden/>
          </w:rPr>
          <w:fldChar w:fldCharType="separate"/>
        </w:r>
        <w:r>
          <w:rPr>
            <w:noProof/>
            <w:webHidden/>
          </w:rPr>
          <w:t>46</w:t>
        </w:r>
        <w:r>
          <w:rPr>
            <w:noProof/>
            <w:webHidden/>
          </w:rPr>
          <w:fldChar w:fldCharType="end"/>
        </w:r>
      </w:hyperlink>
    </w:p>
    <w:p w14:paraId="296E6710" w14:textId="5875856F" w:rsidR="00764E03" w:rsidRDefault="00764E03">
      <w:pPr>
        <w:pStyle w:val="TOC2"/>
        <w:tabs>
          <w:tab w:val="right" w:leader="dot" w:pos="9016"/>
        </w:tabs>
        <w:rPr>
          <w:rFonts w:eastAsiaTheme="minorEastAsia"/>
          <w:noProof/>
          <w:lang w:eastAsia="en-GB"/>
        </w:rPr>
      </w:pPr>
      <w:hyperlink w:anchor="_Toc503794020" w:history="1">
        <w:r w:rsidRPr="00037C3C">
          <w:rPr>
            <w:rStyle w:val="Hyperlink"/>
            <w:noProof/>
            <w:lang w:val="pt-PT"/>
          </w:rPr>
          <w:t>5.7. Protótipo do interface de inserção de questões de avaliação de guia</w:t>
        </w:r>
        <w:r>
          <w:rPr>
            <w:noProof/>
            <w:webHidden/>
          </w:rPr>
          <w:tab/>
        </w:r>
        <w:r>
          <w:rPr>
            <w:noProof/>
            <w:webHidden/>
          </w:rPr>
          <w:fldChar w:fldCharType="begin"/>
        </w:r>
        <w:r>
          <w:rPr>
            <w:noProof/>
            <w:webHidden/>
          </w:rPr>
          <w:instrText xml:space="preserve"> PAGEREF _Toc503794020 \h </w:instrText>
        </w:r>
        <w:r>
          <w:rPr>
            <w:noProof/>
            <w:webHidden/>
          </w:rPr>
        </w:r>
        <w:r>
          <w:rPr>
            <w:noProof/>
            <w:webHidden/>
          </w:rPr>
          <w:fldChar w:fldCharType="separate"/>
        </w:r>
        <w:r>
          <w:rPr>
            <w:noProof/>
            <w:webHidden/>
          </w:rPr>
          <w:t>46</w:t>
        </w:r>
        <w:r>
          <w:rPr>
            <w:noProof/>
            <w:webHidden/>
          </w:rPr>
          <w:fldChar w:fldCharType="end"/>
        </w:r>
      </w:hyperlink>
    </w:p>
    <w:p w14:paraId="0B749BF8" w14:textId="11E02AA2" w:rsidR="00764E03" w:rsidRDefault="00764E03">
      <w:pPr>
        <w:pStyle w:val="TOC2"/>
        <w:tabs>
          <w:tab w:val="right" w:leader="dot" w:pos="9016"/>
        </w:tabs>
        <w:rPr>
          <w:rFonts w:eastAsiaTheme="minorEastAsia"/>
          <w:noProof/>
          <w:lang w:eastAsia="en-GB"/>
        </w:rPr>
      </w:pPr>
      <w:hyperlink w:anchor="_Toc503794021" w:history="1">
        <w:r w:rsidRPr="00037C3C">
          <w:rPr>
            <w:rStyle w:val="Hyperlink"/>
            <w:noProof/>
            <w:lang w:val="pt-PT"/>
          </w:rPr>
          <w:t>5.8. Protótipo do interface de avaliação de guia</w:t>
        </w:r>
        <w:r>
          <w:rPr>
            <w:noProof/>
            <w:webHidden/>
          </w:rPr>
          <w:tab/>
        </w:r>
        <w:r>
          <w:rPr>
            <w:noProof/>
            <w:webHidden/>
          </w:rPr>
          <w:fldChar w:fldCharType="begin"/>
        </w:r>
        <w:r>
          <w:rPr>
            <w:noProof/>
            <w:webHidden/>
          </w:rPr>
          <w:instrText xml:space="preserve"> PAGEREF _Toc503794021 \h </w:instrText>
        </w:r>
        <w:r>
          <w:rPr>
            <w:noProof/>
            <w:webHidden/>
          </w:rPr>
        </w:r>
        <w:r>
          <w:rPr>
            <w:noProof/>
            <w:webHidden/>
          </w:rPr>
          <w:fldChar w:fldCharType="separate"/>
        </w:r>
        <w:r>
          <w:rPr>
            <w:noProof/>
            <w:webHidden/>
          </w:rPr>
          <w:t>47</w:t>
        </w:r>
        <w:r>
          <w:rPr>
            <w:noProof/>
            <w:webHidden/>
          </w:rPr>
          <w:fldChar w:fldCharType="end"/>
        </w:r>
      </w:hyperlink>
    </w:p>
    <w:p w14:paraId="139033B1" w14:textId="41002FA5" w:rsidR="00764E03" w:rsidRDefault="00764E03">
      <w:pPr>
        <w:pStyle w:val="TOC1"/>
        <w:tabs>
          <w:tab w:val="right" w:leader="dot" w:pos="9016"/>
        </w:tabs>
        <w:rPr>
          <w:rFonts w:eastAsiaTheme="minorEastAsia"/>
          <w:noProof/>
          <w:lang w:eastAsia="en-GB"/>
        </w:rPr>
      </w:pPr>
      <w:hyperlink w:anchor="_Toc503794022" w:history="1">
        <w:r w:rsidRPr="00037C3C">
          <w:rPr>
            <w:rStyle w:val="Hyperlink"/>
            <w:noProof/>
            <w:lang w:val="pt-PT"/>
          </w:rPr>
          <w:t>6. Fases do trabalho e tempos utilizados</w:t>
        </w:r>
        <w:r>
          <w:rPr>
            <w:noProof/>
            <w:webHidden/>
          </w:rPr>
          <w:tab/>
        </w:r>
        <w:r>
          <w:rPr>
            <w:noProof/>
            <w:webHidden/>
          </w:rPr>
          <w:fldChar w:fldCharType="begin"/>
        </w:r>
        <w:r>
          <w:rPr>
            <w:noProof/>
            <w:webHidden/>
          </w:rPr>
          <w:instrText xml:space="preserve"> PAGEREF _Toc503794022 \h </w:instrText>
        </w:r>
        <w:r>
          <w:rPr>
            <w:noProof/>
            <w:webHidden/>
          </w:rPr>
        </w:r>
        <w:r>
          <w:rPr>
            <w:noProof/>
            <w:webHidden/>
          </w:rPr>
          <w:fldChar w:fldCharType="separate"/>
        </w:r>
        <w:r>
          <w:rPr>
            <w:noProof/>
            <w:webHidden/>
          </w:rPr>
          <w:t>48</w:t>
        </w:r>
        <w:r>
          <w:rPr>
            <w:noProof/>
            <w:webHidden/>
          </w:rPr>
          <w:fldChar w:fldCharType="end"/>
        </w:r>
      </w:hyperlink>
    </w:p>
    <w:p w14:paraId="1E1BC26D" w14:textId="3EC2EB01" w:rsidR="00764E03" w:rsidRDefault="00764E03">
      <w:pPr>
        <w:pStyle w:val="TOC2"/>
        <w:tabs>
          <w:tab w:val="right" w:leader="dot" w:pos="9016"/>
        </w:tabs>
        <w:rPr>
          <w:rFonts w:eastAsiaTheme="minorEastAsia"/>
          <w:noProof/>
          <w:lang w:eastAsia="en-GB"/>
        </w:rPr>
      </w:pPr>
      <w:hyperlink w:anchor="_Toc503794023" w:history="1">
        <w:r w:rsidRPr="00037C3C">
          <w:rPr>
            <w:rStyle w:val="Hyperlink"/>
            <w:noProof/>
          </w:rPr>
          <w:t xml:space="preserve">6.1. Gráficos dos </w:t>
        </w:r>
        <w:r w:rsidRPr="00037C3C">
          <w:rPr>
            <w:rStyle w:val="Hyperlink"/>
            <w:i/>
            <w:noProof/>
          </w:rPr>
          <w:t>commits</w:t>
        </w:r>
        <w:r w:rsidRPr="00037C3C">
          <w:rPr>
            <w:rStyle w:val="Hyperlink"/>
            <w:noProof/>
          </w:rPr>
          <w:t xml:space="preserve"> efectuados para o GitHub</w:t>
        </w:r>
        <w:r>
          <w:rPr>
            <w:noProof/>
            <w:webHidden/>
          </w:rPr>
          <w:tab/>
        </w:r>
        <w:r>
          <w:rPr>
            <w:noProof/>
            <w:webHidden/>
          </w:rPr>
          <w:fldChar w:fldCharType="begin"/>
        </w:r>
        <w:r>
          <w:rPr>
            <w:noProof/>
            <w:webHidden/>
          </w:rPr>
          <w:instrText xml:space="preserve"> PAGEREF _Toc503794023 \h </w:instrText>
        </w:r>
        <w:r>
          <w:rPr>
            <w:noProof/>
            <w:webHidden/>
          </w:rPr>
        </w:r>
        <w:r>
          <w:rPr>
            <w:noProof/>
            <w:webHidden/>
          </w:rPr>
          <w:fldChar w:fldCharType="separate"/>
        </w:r>
        <w:r>
          <w:rPr>
            <w:noProof/>
            <w:webHidden/>
          </w:rPr>
          <w:t>49</w:t>
        </w:r>
        <w:r>
          <w:rPr>
            <w:noProof/>
            <w:webHidden/>
          </w:rPr>
          <w:fldChar w:fldCharType="end"/>
        </w:r>
      </w:hyperlink>
    </w:p>
    <w:p w14:paraId="29FEA11F" w14:textId="1EB3184D" w:rsidR="00764E03" w:rsidRDefault="00764E03">
      <w:pPr>
        <w:pStyle w:val="TOC1"/>
        <w:tabs>
          <w:tab w:val="right" w:leader="dot" w:pos="9016"/>
        </w:tabs>
        <w:rPr>
          <w:rFonts w:eastAsiaTheme="minorEastAsia"/>
          <w:noProof/>
          <w:lang w:eastAsia="en-GB"/>
        </w:rPr>
      </w:pPr>
      <w:hyperlink w:anchor="_Toc503794024" w:history="1">
        <w:r w:rsidRPr="00037C3C">
          <w:rPr>
            <w:rStyle w:val="Hyperlink"/>
            <w:noProof/>
          </w:rPr>
          <w:t>7. Conclusões</w:t>
        </w:r>
        <w:r>
          <w:rPr>
            <w:noProof/>
            <w:webHidden/>
          </w:rPr>
          <w:tab/>
        </w:r>
        <w:r>
          <w:rPr>
            <w:noProof/>
            <w:webHidden/>
          </w:rPr>
          <w:fldChar w:fldCharType="begin"/>
        </w:r>
        <w:r>
          <w:rPr>
            <w:noProof/>
            <w:webHidden/>
          </w:rPr>
          <w:instrText xml:space="preserve"> PAGEREF _Toc503794024 \h </w:instrText>
        </w:r>
        <w:r>
          <w:rPr>
            <w:noProof/>
            <w:webHidden/>
          </w:rPr>
        </w:r>
        <w:r>
          <w:rPr>
            <w:noProof/>
            <w:webHidden/>
          </w:rPr>
          <w:fldChar w:fldCharType="separate"/>
        </w:r>
        <w:r>
          <w:rPr>
            <w:noProof/>
            <w:webHidden/>
          </w:rPr>
          <w:t>50</w:t>
        </w:r>
        <w:r>
          <w:rPr>
            <w:noProof/>
            <w:webHidden/>
          </w:rPr>
          <w:fldChar w:fldCharType="end"/>
        </w:r>
      </w:hyperlink>
    </w:p>
    <w:p w14:paraId="2877EDB7" w14:textId="031B6DCD" w:rsidR="00764E03" w:rsidRDefault="00764E03">
      <w:pPr>
        <w:pStyle w:val="TOC1"/>
        <w:tabs>
          <w:tab w:val="right" w:leader="dot" w:pos="9016"/>
        </w:tabs>
        <w:rPr>
          <w:rFonts w:eastAsiaTheme="minorEastAsia"/>
          <w:noProof/>
          <w:lang w:eastAsia="en-GB"/>
        </w:rPr>
      </w:pPr>
      <w:hyperlink w:anchor="_Toc503794025" w:history="1">
        <w:r w:rsidRPr="00037C3C">
          <w:rPr>
            <w:rStyle w:val="Hyperlink"/>
            <w:noProof/>
          </w:rPr>
          <w:t>8. Bibliografia</w:t>
        </w:r>
        <w:r>
          <w:rPr>
            <w:noProof/>
            <w:webHidden/>
          </w:rPr>
          <w:tab/>
        </w:r>
        <w:r>
          <w:rPr>
            <w:noProof/>
            <w:webHidden/>
          </w:rPr>
          <w:fldChar w:fldCharType="begin"/>
        </w:r>
        <w:r>
          <w:rPr>
            <w:noProof/>
            <w:webHidden/>
          </w:rPr>
          <w:instrText xml:space="preserve"> PAGEREF _Toc503794025 \h </w:instrText>
        </w:r>
        <w:r>
          <w:rPr>
            <w:noProof/>
            <w:webHidden/>
          </w:rPr>
        </w:r>
        <w:r>
          <w:rPr>
            <w:noProof/>
            <w:webHidden/>
          </w:rPr>
          <w:fldChar w:fldCharType="separate"/>
        </w:r>
        <w:r>
          <w:rPr>
            <w:noProof/>
            <w:webHidden/>
          </w:rPr>
          <w:t>51</w:t>
        </w:r>
        <w:r>
          <w:rPr>
            <w:noProof/>
            <w:webHidden/>
          </w:rPr>
          <w:fldChar w:fldCharType="end"/>
        </w:r>
      </w:hyperlink>
    </w:p>
    <w:p w14:paraId="5F6C1935" w14:textId="24A03D6F" w:rsidR="00A20613" w:rsidRDefault="000A6361" w:rsidP="00A20613">
      <w:pPr>
        <w:rPr>
          <w:lang w:val="pt-PT"/>
        </w:rPr>
      </w:pPr>
      <w:r>
        <w:rPr>
          <w:lang w:val="pt-PT"/>
        </w:rPr>
        <w:fldChar w:fldCharType="end"/>
      </w:r>
    </w:p>
    <w:p w14:paraId="75264D33" w14:textId="540503B5" w:rsidR="00F55046" w:rsidRDefault="00F55046" w:rsidP="00F55046">
      <w:pPr>
        <w:pStyle w:val="Heading1"/>
        <w:rPr>
          <w:lang w:val="pt-PT"/>
        </w:rPr>
      </w:pPr>
      <w:bookmarkStart w:id="3" w:name="_Toc503793955"/>
      <w:r>
        <w:rPr>
          <w:lang w:val="pt-PT"/>
        </w:rPr>
        <w:t>Índice de Figuras</w:t>
      </w:r>
      <w:bookmarkEnd w:id="3"/>
    </w:p>
    <w:p w14:paraId="46DC1E57" w14:textId="77777777" w:rsidR="00F55046" w:rsidRPr="00F55046" w:rsidRDefault="00F55046" w:rsidP="00F55046">
      <w:pPr>
        <w:rPr>
          <w:lang w:val="pt-PT"/>
        </w:rPr>
      </w:pPr>
    </w:p>
    <w:p w14:paraId="73402DDD" w14:textId="72485EB1" w:rsidR="00EE31EA" w:rsidRDefault="00F55046">
      <w:pPr>
        <w:pStyle w:val="TableofFigures"/>
        <w:tabs>
          <w:tab w:val="right" w:leader="dot" w:pos="9016"/>
        </w:tabs>
        <w:rPr>
          <w:rFonts w:eastAsiaTheme="minorEastAsia"/>
          <w:noProof/>
          <w:lang w:eastAsia="en-GB"/>
        </w:rPr>
      </w:pPr>
      <w:r>
        <w:rPr>
          <w:lang w:val="pt-PT"/>
        </w:rPr>
        <w:fldChar w:fldCharType="begin"/>
      </w:r>
      <w:r>
        <w:rPr>
          <w:lang w:val="pt-PT"/>
        </w:rPr>
        <w:instrText xml:space="preserve"> TOC \h \z \t "Figuras" \c </w:instrText>
      </w:r>
      <w:r>
        <w:rPr>
          <w:lang w:val="pt-PT"/>
        </w:rPr>
        <w:fldChar w:fldCharType="separate"/>
      </w:r>
      <w:hyperlink w:anchor="_Toc503794026" w:history="1">
        <w:r w:rsidR="00EE31EA" w:rsidRPr="00C17C8B">
          <w:rPr>
            <w:rStyle w:val="Hyperlink"/>
            <w:noProof/>
            <w:lang w:val="pt-PT"/>
          </w:rPr>
          <w:t>Fig. 1 - Modelo em espiral.</w:t>
        </w:r>
        <w:r w:rsidR="00EE31EA">
          <w:rPr>
            <w:noProof/>
            <w:webHidden/>
          </w:rPr>
          <w:tab/>
        </w:r>
        <w:r w:rsidR="00EE31EA">
          <w:rPr>
            <w:noProof/>
            <w:webHidden/>
          </w:rPr>
          <w:fldChar w:fldCharType="begin"/>
        </w:r>
        <w:r w:rsidR="00EE31EA">
          <w:rPr>
            <w:noProof/>
            <w:webHidden/>
          </w:rPr>
          <w:instrText xml:space="preserve"> PAGEREF _Toc503794026 \h </w:instrText>
        </w:r>
        <w:r w:rsidR="00EE31EA">
          <w:rPr>
            <w:noProof/>
            <w:webHidden/>
          </w:rPr>
        </w:r>
        <w:r w:rsidR="00EE31EA">
          <w:rPr>
            <w:noProof/>
            <w:webHidden/>
          </w:rPr>
          <w:fldChar w:fldCharType="separate"/>
        </w:r>
        <w:r w:rsidR="00EE31EA">
          <w:rPr>
            <w:noProof/>
            <w:webHidden/>
          </w:rPr>
          <w:t>5</w:t>
        </w:r>
        <w:r w:rsidR="00EE31EA">
          <w:rPr>
            <w:noProof/>
            <w:webHidden/>
          </w:rPr>
          <w:fldChar w:fldCharType="end"/>
        </w:r>
      </w:hyperlink>
    </w:p>
    <w:p w14:paraId="002C7D69" w14:textId="68CF7F70" w:rsidR="00EE31EA" w:rsidRDefault="00EE31EA">
      <w:pPr>
        <w:pStyle w:val="TableofFigures"/>
        <w:tabs>
          <w:tab w:val="right" w:leader="dot" w:pos="9016"/>
        </w:tabs>
        <w:rPr>
          <w:rFonts w:eastAsiaTheme="minorEastAsia"/>
          <w:noProof/>
          <w:lang w:eastAsia="en-GB"/>
        </w:rPr>
      </w:pPr>
      <w:hyperlink w:anchor="_Toc503794027" w:history="1">
        <w:r w:rsidRPr="00C17C8B">
          <w:rPr>
            <w:rStyle w:val="Hyperlink"/>
            <w:noProof/>
            <w:lang w:val="pt-PT"/>
          </w:rPr>
          <w:t>Fig. 2 - Diagrama de Contexto</w:t>
        </w:r>
        <w:r>
          <w:rPr>
            <w:noProof/>
            <w:webHidden/>
          </w:rPr>
          <w:tab/>
        </w:r>
        <w:r>
          <w:rPr>
            <w:noProof/>
            <w:webHidden/>
          </w:rPr>
          <w:fldChar w:fldCharType="begin"/>
        </w:r>
        <w:r>
          <w:rPr>
            <w:noProof/>
            <w:webHidden/>
          </w:rPr>
          <w:instrText xml:space="preserve"> PAGEREF _Toc503794027 \h </w:instrText>
        </w:r>
        <w:r>
          <w:rPr>
            <w:noProof/>
            <w:webHidden/>
          </w:rPr>
        </w:r>
        <w:r>
          <w:rPr>
            <w:noProof/>
            <w:webHidden/>
          </w:rPr>
          <w:fldChar w:fldCharType="separate"/>
        </w:r>
        <w:r>
          <w:rPr>
            <w:noProof/>
            <w:webHidden/>
          </w:rPr>
          <w:t>11</w:t>
        </w:r>
        <w:r>
          <w:rPr>
            <w:noProof/>
            <w:webHidden/>
          </w:rPr>
          <w:fldChar w:fldCharType="end"/>
        </w:r>
      </w:hyperlink>
    </w:p>
    <w:p w14:paraId="45D3DE04" w14:textId="58CA76EA" w:rsidR="00EE31EA" w:rsidRDefault="00EE31EA">
      <w:pPr>
        <w:pStyle w:val="TableofFigures"/>
        <w:tabs>
          <w:tab w:val="right" w:leader="dot" w:pos="9016"/>
        </w:tabs>
        <w:rPr>
          <w:rFonts w:eastAsiaTheme="minorEastAsia"/>
          <w:noProof/>
          <w:lang w:eastAsia="en-GB"/>
        </w:rPr>
      </w:pPr>
      <w:hyperlink w:anchor="_Toc503794028" w:history="1">
        <w:r w:rsidRPr="00C17C8B">
          <w:rPr>
            <w:rStyle w:val="Hyperlink"/>
            <w:noProof/>
            <w:lang w:val="pt-PT"/>
          </w:rPr>
          <w:t>Fig. 3 - Diagrama de casos de uso</w:t>
        </w:r>
        <w:r>
          <w:rPr>
            <w:noProof/>
            <w:webHidden/>
          </w:rPr>
          <w:tab/>
        </w:r>
        <w:r>
          <w:rPr>
            <w:noProof/>
            <w:webHidden/>
          </w:rPr>
          <w:fldChar w:fldCharType="begin"/>
        </w:r>
        <w:r>
          <w:rPr>
            <w:noProof/>
            <w:webHidden/>
          </w:rPr>
          <w:instrText xml:space="preserve"> PAGEREF _Toc503794028 \h </w:instrText>
        </w:r>
        <w:r>
          <w:rPr>
            <w:noProof/>
            <w:webHidden/>
          </w:rPr>
        </w:r>
        <w:r>
          <w:rPr>
            <w:noProof/>
            <w:webHidden/>
          </w:rPr>
          <w:fldChar w:fldCharType="separate"/>
        </w:r>
        <w:r>
          <w:rPr>
            <w:noProof/>
            <w:webHidden/>
          </w:rPr>
          <w:t>12</w:t>
        </w:r>
        <w:r>
          <w:rPr>
            <w:noProof/>
            <w:webHidden/>
          </w:rPr>
          <w:fldChar w:fldCharType="end"/>
        </w:r>
      </w:hyperlink>
    </w:p>
    <w:p w14:paraId="6BF9141F" w14:textId="688BBBBF" w:rsidR="00EE31EA" w:rsidRDefault="00EE31EA">
      <w:pPr>
        <w:pStyle w:val="TableofFigures"/>
        <w:tabs>
          <w:tab w:val="right" w:leader="dot" w:pos="9016"/>
        </w:tabs>
        <w:rPr>
          <w:rFonts w:eastAsiaTheme="minorEastAsia"/>
          <w:noProof/>
          <w:lang w:eastAsia="en-GB"/>
        </w:rPr>
      </w:pPr>
      <w:hyperlink w:anchor="_Toc503794029" w:history="1">
        <w:r w:rsidRPr="00C17C8B">
          <w:rPr>
            <w:rStyle w:val="Hyperlink"/>
            <w:noProof/>
            <w:lang w:val="pt-PT"/>
          </w:rPr>
          <w:t>Fig. 4 - Diagrama de classes parcial - CRUD Trilho</w:t>
        </w:r>
        <w:r>
          <w:rPr>
            <w:noProof/>
            <w:webHidden/>
          </w:rPr>
          <w:tab/>
        </w:r>
        <w:r>
          <w:rPr>
            <w:noProof/>
            <w:webHidden/>
          </w:rPr>
          <w:fldChar w:fldCharType="begin"/>
        </w:r>
        <w:r>
          <w:rPr>
            <w:noProof/>
            <w:webHidden/>
          </w:rPr>
          <w:instrText xml:space="preserve"> PAGEREF _Toc503794029 \h </w:instrText>
        </w:r>
        <w:r>
          <w:rPr>
            <w:noProof/>
            <w:webHidden/>
          </w:rPr>
        </w:r>
        <w:r>
          <w:rPr>
            <w:noProof/>
            <w:webHidden/>
          </w:rPr>
          <w:fldChar w:fldCharType="separate"/>
        </w:r>
        <w:r>
          <w:rPr>
            <w:noProof/>
            <w:webHidden/>
          </w:rPr>
          <w:t>14</w:t>
        </w:r>
        <w:r>
          <w:rPr>
            <w:noProof/>
            <w:webHidden/>
          </w:rPr>
          <w:fldChar w:fldCharType="end"/>
        </w:r>
      </w:hyperlink>
    </w:p>
    <w:p w14:paraId="4D85DB3A" w14:textId="749FF123" w:rsidR="00EE31EA" w:rsidRDefault="00EE31EA">
      <w:pPr>
        <w:pStyle w:val="TableofFigures"/>
        <w:tabs>
          <w:tab w:val="right" w:leader="dot" w:pos="9016"/>
        </w:tabs>
        <w:rPr>
          <w:rFonts w:eastAsiaTheme="minorEastAsia"/>
          <w:noProof/>
          <w:lang w:eastAsia="en-GB"/>
        </w:rPr>
      </w:pPr>
      <w:hyperlink w:anchor="_Toc503794030" w:history="1">
        <w:r w:rsidRPr="00C17C8B">
          <w:rPr>
            <w:rStyle w:val="Hyperlink"/>
            <w:noProof/>
            <w:lang w:val="pt-PT"/>
          </w:rPr>
          <w:t>Fig. 5 - Diagrama de sequência - Criar Trilho</w:t>
        </w:r>
        <w:r>
          <w:rPr>
            <w:noProof/>
            <w:webHidden/>
          </w:rPr>
          <w:tab/>
        </w:r>
        <w:r>
          <w:rPr>
            <w:noProof/>
            <w:webHidden/>
          </w:rPr>
          <w:fldChar w:fldCharType="begin"/>
        </w:r>
        <w:r>
          <w:rPr>
            <w:noProof/>
            <w:webHidden/>
          </w:rPr>
          <w:instrText xml:space="preserve"> PAGEREF _Toc503794030 \h </w:instrText>
        </w:r>
        <w:r>
          <w:rPr>
            <w:noProof/>
            <w:webHidden/>
          </w:rPr>
        </w:r>
        <w:r>
          <w:rPr>
            <w:noProof/>
            <w:webHidden/>
          </w:rPr>
          <w:fldChar w:fldCharType="separate"/>
        </w:r>
        <w:r>
          <w:rPr>
            <w:noProof/>
            <w:webHidden/>
          </w:rPr>
          <w:t>15</w:t>
        </w:r>
        <w:r>
          <w:rPr>
            <w:noProof/>
            <w:webHidden/>
          </w:rPr>
          <w:fldChar w:fldCharType="end"/>
        </w:r>
      </w:hyperlink>
    </w:p>
    <w:p w14:paraId="2338248D" w14:textId="352299BB" w:rsidR="00EE31EA" w:rsidRDefault="00EE31EA">
      <w:pPr>
        <w:pStyle w:val="TableofFigures"/>
        <w:tabs>
          <w:tab w:val="right" w:leader="dot" w:pos="9016"/>
        </w:tabs>
        <w:rPr>
          <w:rFonts w:eastAsiaTheme="minorEastAsia"/>
          <w:noProof/>
          <w:lang w:eastAsia="en-GB"/>
        </w:rPr>
      </w:pPr>
      <w:hyperlink w:anchor="_Toc503794031" w:history="1">
        <w:r w:rsidRPr="00C17C8B">
          <w:rPr>
            <w:rStyle w:val="Hyperlink"/>
            <w:noProof/>
            <w:lang w:val="pt-PT"/>
          </w:rPr>
          <w:t>Fig. 6 - Diagrama de sequência - Alterar Trilho</w:t>
        </w:r>
        <w:r>
          <w:rPr>
            <w:noProof/>
            <w:webHidden/>
          </w:rPr>
          <w:tab/>
        </w:r>
        <w:r>
          <w:rPr>
            <w:noProof/>
            <w:webHidden/>
          </w:rPr>
          <w:fldChar w:fldCharType="begin"/>
        </w:r>
        <w:r>
          <w:rPr>
            <w:noProof/>
            <w:webHidden/>
          </w:rPr>
          <w:instrText xml:space="preserve"> PAGEREF _Toc503794031 \h </w:instrText>
        </w:r>
        <w:r>
          <w:rPr>
            <w:noProof/>
            <w:webHidden/>
          </w:rPr>
        </w:r>
        <w:r>
          <w:rPr>
            <w:noProof/>
            <w:webHidden/>
          </w:rPr>
          <w:fldChar w:fldCharType="separate"/>
        </w:r>
        <w:r>
          <w:rPr>
            <w:noProof/>
            <w:webHidden/>
          </w:rPr>
          <w:t>17</w:t>
        </w:r>
        <w:r>
          <w:rPr>
            <w:noProof/>
            <w:webHidden/>
          </w:rPr>
          <w:fldChar w:fldCharType="end"/>
        </w:r>
      </w:hyperlink>
    </w:p>
    <w:p w14:paraId="3BDEFEF4" w14:textId="267D39F0" w:rsidR="00EE31EA" w:rsidRDefault="00EE31EA">
      <w:pPr>
        <w:pStyle w:val="TableofFigures"/>
        <w:tabs>
          <w:tab w:val="right" w:leader="dot" w:pos="9016"/>
        </w:tabs>
        <w:rPr>
          <w:rFonts w:eastAsiaTheme="minorEastAsia"/>
          <w:noProof/>
          <w:lang w:eastAsia="en-GB"/>
        </w:rPr>
      </w:pPr>
      <w:hyperlink w:anchor="_Toc503794032" w:history="1">
        <w:r w:rsidRPr="00C17C8B">
          <w:rPr>
            <w:rStyle w:val="Hyperlink"/>
            <w:noProof/>
            <w:lang w:val="pt-PT"/>
          </w:rPr>
          <w:t>Fig. 7 - Diagrama de sequência - Desactivar Trilho</w:t>
        </w:r>
        <w:r>
          <w:rPr>
            <w:noProof/>
            <w:webHidden/>
          </w:rPr>
          <w:tab/>
        </w:r>
        <w:r>
          <w:rPr>
            <w:noProof/>
            <w:webHidden/>
          </w:rPr>
          <w:fldChar w:fldCharType="begin"/>
        </w:r>
        <w:r>
          <w:rPr>
            <w:noProof/>
            <w:webHidden/>
          </w:rPr>
          <w:instrText xml:space="preserve"> PAGEREF _Toc503794032 \h </w:instrText>
        </w:r>
        <w:r>
          <w:rPr>
            <w:noProof/>
            <w:webHidden/>
          </w:rPr>
        </w:r>
        <w:r>
          <w:rPr>
            <w:noProof/>
            <w:webHidden/>
          </w:rPr>
          <w:fldChar w:fldCharType="separate"/>
        </w:r>
        <w:r>
          <w:rPr>
            <w:noProof/>
            <w:webHidden/>
          </w:rPr>
          <w:t>18</w:t>
        </w:r>
        <w:r>
          <w:rPr>
            <w:noProof/>
            <w:webHidden/>
          </w:rPr>
          <w:fldChar w:fldCharType="end"/>
        </w:r>
      </w:hyperlink>
    </w:p>
    <w:p w14:paraId="74E7A649" w14:textId="646EB068" w:rsidR="00EE31EA" w:rsidRDefault="00EE31EA">
      <w:pPr>
        <w:pStyle w:val="TableofFigures"/>
        <w:tabs>
          <w:tab w:val="right" w:leader="dot" w:pos="9016"/>
        </w:tabs>
        <w:rPr>
          <w:rFonts w:eastAsiaTheme="minorEastAsia"/>
          <w:noProof/>
          <w:lang w:eastAsia="en-GB"/>
        </w:rPr>
      </w:pPr>
      <w:hyperlink w:anchor="_Toc503794033" w:history="1">
        <w:r w:rsidRPr="00C17C8B">
          <w:rPr>
            <w:rStyle w:val="Hyperlink"/>
            <w:noProof/>
            <w:lang w:val="pt-PT"/>
          </w:rPr>
          <w:t>Fig. 8 - Diagrama de sequência - Consultar Trilho</w:t>
        </w:r>
        <w:r>
          <w:rPr>
            <w:noProof/>
            <w:webHidden/>
          </w:rPr>
          <w:tab/>
        </w:r>
        <w:r>
          <w:rPr>
            <w:noProof/>
            <w:webHidden/>
          </w:rPr>
          <w:fldChar w:fldCharType="begin"/>
        </w:r>
        <w:r>
          <w:rPr>
            <w:noProof/>
            <w:webHidden/>
          </w:rPr>
          <w:instrText xml:space="preserve"> PAGEREF _Toc503794033 \h </w:instrText>
        </w:r>
        <w:r>
          <w:rPr>
            <w:noProof/>
            <w:webHidden/>
          </w:rPr>
        </w:r>
        <w:r>
          <w:rPr>
            <w:noProof/>
            <w:webHidden/>
          </w:rPr>
          <w:fldChar w:fldCharType="separate"/>
        </w:r>
        <w:r>
          <w:rPr>
            <w:noProof/>
            <w:webHidden/>
          </w:rPr>
          <w:t>19</w:t>
        </w:r>
        <w:r>
          <w:rPr>
            <w:noProof/>
            <w:webHidden/>
          </w:rPr>
          <w:fldChar w:fldCharType="end"/>
        </w:r>
      </w:hyperlink>
    </w:p>
    <w:p w14:paraId="75E341F1" w14:textId="6A5264B8" w:rsidR="00EE31EA" w:rsidRDefault="00EE31EA">
      <w:pPr>
        <w:pStyle w:val="TableofFigures"/>
        <w:tabs>
          <w:tab w:val="right" w:leader="dot" w:pos="9016"/>
        </w:tabs>
        <w:rPr>
          <w:rFonts w:eastAsiaTheme="minorEastAsia"/>
          <w:noProof/>
          <w:lang w:eastAsia="en-GB"/>
        </w:rPr>
      </w:pPr>
      <w:hyperlink w:anchor="_Toc503794034" w:history="1">
        <w:r w:rsidRPr="00C17C8B">
          <w:rPr>
            <w:rStyle w:val="Hyperlink"/>
            <w:noProof/>
            <w:lang w:val="pt-PT"/>
          </w:rPr>
          <w:t>Fig. 9 - Diagrama de sequência - Inserir Questões Avaliação Guia</w:t>
        </w:r>
        <w:r>
          <w:rPr>
            <w:noProof/>
            <w:webHidden/>
          </w:rPr>
          <w:tab/>
        </w:r>
        <w:r>
          <w:rPr>
            <w:noProof/>
            <w:webHidden/>
          </w:rPr>
          <w:fldChar w:fldCharType="begin"/>
        </w:r>
        <w:r>
          <w:rPr>
            <w:noProof/>
            <w:webHidden/>
          </w:rPr>
          <w:instrText xml:space="preserve"> PAGEREF _Toc503794034 \h </w:instrText>
        </w:r>
        <w:r>
          <w:rPr>
            <w:noProof/>
            <w:webHidden/>
          </w:rPr>
        </w:r>
        <w:r>
          <w:rPr>
            <w:noProof/>
            <w:webHidden/>
          </w:rPr>
          <w:fldChar w:fldCharType="separate"/>
        </w:r>
        <w:r>
          <w:rPr>
            <w:noProof/>
            <w:webHidden/>
          </w:rPr>
          <w:t>22</w:t>
        </w:r>
        <w:r>
          <w:rPr>
            <w:noProof/>
            <w:webHidden/>
          </w:rPr>
          <w:fldChar w:fldCharType="end"/>
        </w:r>
      </w:hyperlink>
    </w:p>
    <w:p w14:paraId="2A65AB78" w14:textId="3F3FA20E" w:rsidR="00EE31EA" w:rsidRDefault="00EE31EA">
      <w:pPr>
        <w:pStyle w:val="TableofFigures"/>
        <w:tabs>
          <w:tab w:val="right" w:leader="dot" w:pos="9016"/>
        </w:tabs>
        <w:rPr>
          <w:rFonts w:eastAsiaTheme="minorEastAsia"/>
          <w:noProof/>
          <w:lang w:eastAsia="en-GB"/>
        </w:rPr>
      </w:pPr>
      <w:hyperlink w:anchor="_Toc503794035" w:history="1">
        <w:r w:rsidRPr="00C17C8B">
          <w:rPr>
            <w:rStyle w:val="Hyperlink"/>
            <w:noProof/>
            <w:lang w:val="pt-PT"/>
          </w:rPr>
          <w:t>Fig. 10 - Diagrama de sequência - Consultar Reservas Guias</w:t>
        </w:r>
        <w:r>
          <w:rPr>
            <w:noProof/>
            <w:webHidden/>
          </w:rPr>
          <w:tab/>
        </w:r>
        <w:r>
          <w:rPr>
            <w:noProof/>
            <w:webHidden/>
          </w:rPr>
          <w:fldChar w:fldCharType="begin"/>
        </w:r>
        <w:r>
          <w:rPr>
            <w:noProof/>
            <w:webHidden/>
          </w:rPr>
          <w:instrText xml:space="preserve"> PAGEREF _Toc503794035 \h </w:instrText>
        </w:r>
        <w:r>
          <w:rPr>
            <w:noProof/>
            <w:webHidden/>
          </w:rPr>
        </w:r>
        <w:r>
          <w:rPr>
            <w:noProof/>
            <w:webHidden/>
          </w:rPr>
          <w:fldChar w:fldCharType="separate"/>
        </w:r>
        <w:r>
          <w:rPr>
            <w:noProof/>
            <w:webHidden/>
          </w:rPr>
          <w:t>23</w:t>
        </w:r>
        <w:r>
          <w:rPr>
            <w:noProof/>
            <w:webHidden/>
          </w:rPr>
          <w:fldChar w:fldCharType="end"/>
        </w:r>
      </w:hyperlink>
    </w:p>
    <w:p w14:paraId="196FEA3F" w14:textId="6F70F7AD" w:rsidR="00EE31EA" w:rsidRDefault="00EE31EA">
      <w:pPr>
        <w:pStyle w:val="TableofFigures"/>
        <w:tabs>
          <w:tab w:val="right" w:leader="dot" w:pos="9016"/>
        </w:tabs>
        <w:rPr>
          <w:rFonts w:eastAsiaTheme="minorEastAsia"/>
          <w:noProof/>
          <w:lang w:eastAsia="en-GB"/>
        </w:rPr>
      </w:pPr>
      <w:hyperlink w:anchor="_Toc503794036" w:history="1">
        <w:r w:rsidRPr="00C17C8B">
          <w:rPr>
            <w:rStyle w:val="Hyperlink"/>
            <w:noProof/>
            <w:lang w:val="pt-PT"/>
          </w:rPr>
          <w:t>Fig. 11 - Diagrama de sequência - Avaliar Guia</w:t>
        </w:r>
        <w:r>
          <w:rPr>
            <w:noProof/>
            <w:webHidden/>
          </w:rPr>
          <w:tab/>
        </w:r>
        <w:r>
          <w:rPr>
            <w:noProof/>
            <w:webHidden/>
          </w:rPr>
          <w:fldChar w:fldCharType="begin"/>
        </w:r>
        <w:r>
          <w:rPr>
            <w:noProof/>
            <w:webHidden/>
          </w:rPr>
          <w:instrText xml:space="preserve"> PAGEREF _Toc503794036 \h </w:instrText>
        </w:r>
        <w:r>
          <w:rPr>
            <w:noProof/>
            <w:webHidden/>
          </w:rPr>
        </w:r>
        <w:r>
          <w:rPr>
            <w:noProof/>
            <w:webHidden/>
          </w:rPr>
          <w:fldChar w:fldCharType="separate"/>
        </w:r>
        <w:r>
          <w:rPr>
            <w:noProof/>
            <w:webHidden/>
          </w:rPr>
          <w:t>24</w:t>
        </w:r>
        <w:r>
          <w:rPr>
            <w:noProof/>
            <w:webHidden/>
          </w:rPr>
          <w:fldChar w:fldCharType="end"/>
        </w:r>
      </w:hyperlink>
    </w:p>
    <w:p w14:paraId="757A2995" w14:textId="6391E7DF" w:rsidR="00EE31EA" w:rsidRDefault="00EE31EA">
      <w:pPr>
        <w:pStyle w:val="TableofFigures"/>
        <w:tabs>
          <w:tab w:val="right" w:leader="dot" w:pos="9016"/>
        </w:tabs>
        <w:rPr>
          <w:rFonts w:eastAsiaTheme="minorEastAsia"/>
          <w:noProof/>
          <w:lang w:eastAsia="en-GB"/>
        </w:rPr>
      </w:pPr>
      <w:hyperlink w:anchor="_Toc503794037" w:history="1">
        <w:r w:rsidRPr="00C17C8B">
          <w:rPr>
            <w:rStyle w:val="Hyperlink"/>
            <w:noProof/>
            <w:lang w:val="pt-PT"/>
          </w:rPr>
          <w:t>Fig. 12 - Diagrama de classes global</w:t>
        </w:r>
        <w:r>
          <w:rPr>
            <w:noProof/>
            <w:webHidden/>
          </w:rPr>
          <w:tab/>
        </w:r>
        <w:r>
          <w:rPr>
            <w:noProof/>
            <w:webHidden/>
          </w:rPr>
          <w:fldChar w:fldCharType="begin"/>
        </w:r>
        <w:r>
          <w:rPr>
            <w:noProof/>
            <w:webHidden/>
          </w:rPr>
          <w:instrText xml:space="preserve"> PAGEREF _Toc503794037 \h </w:instrText>
        </w:r>
        <w:r>
          <w:rPr>
            <w:noProof/>
            <w:webHidden/>
          </w:rPr>
        </w:r>
        <w:r>
          <w:rPr>
            <w:noProof/>
            <w:webHidden/>
          </w:rPr>
          <w:fldChar w:fldCharType="separate"/>
        </w:r>
        <w:r>
          <w:rPr>
            <w:noProof/>
            <w:webHidden/>
          </w:rPr>
          <w:t>25</w:t>
        </w:r>
        <w:r>
          <w:rPr>
            <w:noProof/>
            <w:webHidden/>
          </w:rPr>
          <w:fldChar w:fldCharType="end"/>
        </w:r>
      </w:hyperlink>
    </w:p>
    <w:p w14:paraId="6A9A29E5" w14:textId="15E1A044" w:rsidR="00EE31EA" w:rsidRDefault="00EE31EA">
      <w:pPr>
        <w:pStyle w:val="TableofFigures"/>
        <w:tabs>
          <w:tab w:val="right" w:leader="dot" w:pos="9016"/>
        </w:tabs>
        <w:rPr>
          <w:rFonts w:eastAsiaTheme="minorEastAsia"/>
          <w:noProof/>
          <w:lang w:eastAsia="en-GB"/>
        </w:rPr>
      </w:pPr>
      <w:hyperlink w:anchor="_Toc503794038" w:history="1">
        <w:r w:rsidRPr="00C17C8B">
          <w:rPr>
            <w:rStyle w:val="Hyperlink"/>
            <w:noProof/>
            <w:lang w:val="pt-PT"/>
          </w:rPr>
          <w:t>Fig. 13 - Diagrama de estados - Avaliar Guia</w:t>
        </w:r>
        <w:r>
          <w:rPr>
            <w:noProof/>
            <w:webHidden/>
          </w:rPr>
          <w:tab/>
        </w:r>
        <w:r>
          <w:rPr>
            <w:noProof/>
            <w:webHidden/>
          </w:rPr>
          <w:fldChar w:fldCharType="begin"/>
        </w:r>
        <w:r>
          <w:rPr>
            <w:noProof/>
            <w:webHidden/>
          </w:rPr>
          <w:instrText xml:space="preserve"> PAGEREF _Toc503794038 \h </w:instrText>
        </w:r>
        <w:r>
          <w:rPr>
            <w:noProof/>
            <w:webHidden/>
          </w:rPr>
        </w:r>
        <w:r>
          <w:rPr>
            <w:noProof/>
            <w:webHidden/>
          </w:rPr>
          <w:fldChar w:fldCharType="separate"/>
        </w:r>
        <w:r>
          <w:rPr>
            <w:noProof/>
            <w:webHidden/>
          </w:rPr>
          <w:t>26</w:t>
        </w:r>
        <w:r>
          <w:rPr>
            <w:noProof/>
            <w:webHidden/>
          </w:rPr>
          <w:fldChar w:fldCharType="end"/>
        </w:r>
      </w:hyperlink>
    </w:p>
    <w:p w14:paraId="37461E45" w14:textId="7509BE3B" w:rsidR="00EE31EA" w:rsidRDefault="00EE31EA">
      <w:pPr>
        <w:pStyle w:val="TableofFigures"/>
        <w:tabs>
          <w:tab w:val="right" w:leader="dot" w:pos="9016"/>
        </w:tabs>
        <w:rPr>
          <w:rFonts w:eastAsiaTheme="minorEastAsia"/>
          <w:noProof/>
          <w:lang w:eastAsia="en-GB"/>
        </w:rPr>
      </w:pPr>
      <w:hyperlink w:anchor="_Toc503794039" w:history="1">
        <w:r w:rsidRPr="00C17C8B">
          <w:rPr>
            <w:rStyle w:val="Hyperlink"/>
            <w:noProof/>
            <w:lang w:val="pt-PT"/>
          </w:rPr>
          <w:t>Fig. 14 - Diagrama de componentes</w:t>
        </w:r>
        <w:r>
          <w:rPr>
            <w:noProof/>
            <w:webHidden/>
          </w:rPr>
          <w:tab/>
        </w:r>
        <w:r>
          <w:rPr>
            <w:noProof/>
            <w:webHidden/>
          </w:rPr>
          <w:fldChar w:fldCharType="begin"/>
        </w:r>
        <w:r>
          <w:rPr>
            <w:noProof/>
            <w:webHidden/>
          </w:rPr>
          <w:instrText xml:space="preserve"> PAGEREF _Toc503794039 \h </w:instrText>
        </w:r>
        <w:r>
          <w:rPr>
            <w:noProof/>
            <w:webHidden/>
          </w:rPr>
        </w:r>
        <w:r>
          <w:rPr>
            <w:noProof/>
            <w:webHidden/>
          </w:rPr>
          <w:fldChar w:fldCharType="separate"/>
        </w:r>
        <w:r>
          <w:rPr>
            <w:noProof/>
            <w:webHidden/>
          </w:rPr>
          <w:t>39</w:t>
        </w:r>
        <w:r>
          <w:rPr>
            <w:noProof/>
            <w:webHidden/>
          </w:rPr>
          <w:fldChar w:fldCharType="end"/>
        </w:r>
      </w:hyperlink>
    </w:p>
    <w:p w14:paraId="1803FC02" w14:textId="0386B654" w:rsidR="00EE31EA" w:rsidRDefault="00EE31EA">
      <w:pPr>
        <w:pStyle w:val="TableofFigures"/>
        <w:tabs>
          <w:tab w:val="right" w:leader="dot" w:pos="9016"/>
        </w:tabs>
        <w:rPr>
          <w:rFonts w:eastAsiaTheme="minorEastAsia"/>
          <w:noProof/>
          <w:lang w:eastAsia="en-GB"/>
        </w:rPr>
      </w:pPr>
      <w:hyperlink w:anchor="_Toc503794040" w:history="1">
        <w:r w:rsidRPr="00C17C8B">
          <w:rPr>
            <w:rStyle w:val="Hyperlink"/>
            <w:noProof/>
            <w:lang w:val="pt-PT"/>
          </w:rPr>
          <w:t>Fig. 15 - Diagrama de instalação</w:t>
        </w:r>
        <w:r>
          <w:rPr>
            <w:noProof/>
            <w:webHidden/>
          </w:rPr>
          <w:tab/>
        </w:r>
        <w:r>
          <w:rPr>
            <w:noProof/>
            <w:webHidden/>
          </w:rPr>
          <w:fldChar w:fldCharType="begin"/>
        </w:r>
        <w:r>
          <w:rPr>
            <w:noProof/>
            <w:webHidden/>
          </w:rPr>
          <w:instrText xml:space="preserve"> PAGEREF _Toc503794040 \h </w:instrText>
        </w:r>
        <w:r>
          <w:rPr>
            <w:noProof/>
            <w:webHidden/>
          </w:rPr>
        </w:r>
        <w:r>
          <w:rPr>
            <w:noProof/>
            <w:webHidden/>
          </w:rPr>
          <w:fldChar w:fldCharType="separate"/>
        </w:r>
        <w:r>
          <w:rPr>
            <w:noProof/>
            <w:webHidden/>
          </w:rPr>
          <w:t>40</w:t>
        </w:r>
        <w:r>
          <w:rPr>
            <w:noProof/>
            <w:webHidden/>
          </w:rPr>
          <w:fldChar w:fldCharType="end"/>
        </w:r>
      </w:hyperlink>
    </w:p>
    <w:p w14:paraId="6BE7A261" w14:textId="709FE544" w:rsidR="00EE31EA" w:rsidRDefault="00EE31EA">
      <w:pPr>
        <w:pStyle w:val="TableofFigures"/>
        <w:tabs>
          <w:tab w:val="right" w:leader="dot" w:pos="9016"/>
        </w:tabs>
        <w:rPr>
          <w:rFonts w:eastAsiaTheme="minorEastAsia"/>
          <w:noProof/>
          <w:lang w:eastAsia="en-GB"/>
        </w:rPr>
      </w:pPr>
      <w:hyperlink w:anchor="_Toc503794041" w:history="1">
        <w:r w:rsidRPr="00C17C8B">
          <w:rPr>
            <w:rStyle w:val="Hyperlink"/>
            <w:noProof/>
            <w:lang w:val="pt-PT"/>
          </w:rPr>
          <w:t>Fig. 16 - Diagrama de pacotes</w:t>
        </w:r>
        <w:r>
          <w:rPr>
            <w:noProof/>
            <w:webHidden/>
          </w:rPr>
          <w:tab/>
        </w:r>
        <w:r>
          <w:rPr>
            <w:noProof/>
            <w:webHidden/>
          </w:rPr>
          <w:fldChar w:fldCharType="begin"/>
        </w:r>
        <w:r>
          <w:rPr>
            <w:noProof/>
            <w:webHidden/>
          </w:rPr>
          <w:instrText xml:space="preserve"> PAGEREF _Toc503794041 \h </w:instrText>
        </w:r>
        <w:r>
          <w:rPr>
            <w:noProof/>
            <w:webHidden/>
          </w:rPr>
        </w:r>
        <w:r>
          <w:rPr>
            <w:noProof/>
            <w:webHidden/>
          </w:rPr>
          <w:fldChar w:fldCharType="separate"/>
        </w:r>
        <w:r>
          <w:rPr>
            <w:noProof/>
            <w:webHidden/>
          </w:rPr>
          <w:t>41</w:t>
        </w:r>
        <w:r>
          <w:rPr>
            <w:noProof/>
            <w:webHidden/>
          </w:rPr>
          <w:fldChar w:fldCharType="end"/>
        </w:r>
      </w:hyperlink>
    </w:p>
    <w:p w14:paraId="304D5249" w14:textId="0F6CEE1A" w:rsidR="00EE31EA" w:rsidRDefault="00EE31EA">
      <w:pPr>
        <w:pStyle w:val="TableofFigures"/>
        <w:tabs>
          <w:tab w:val="right" w:leader="dot" w:pos="9016"/>
        </w:tabs>
        <w:rPr>
          <w:rFonts w:eastAsiaTheme="minorEastAsia"/>
          <w:noProof/>
          <w:lang w:eastAsia="en-GB"/>
        </w:rPr>
      </w:pPr>
      <w:hyperlink w:anchor="_Toc503794042" w:history="1">
        <w:r w:rsidRPr="00C17C8B">
          <w:rPr>
            <w:rStyle w:val="Hyperlink"/>
            <w:noProof/>
            <w:lang w:val="pt-PT"/>
          </w:rPr>
          <w:t>Fig. 17 - Diagrama de casos de uso do actor Professor</w:t>
        </w:r>
        <w:r>
          <w:rPr>
            <w:noProof/>
            <w:webHidden/>
          </w:rPr>
          <w:tab/>
        </w:r>
        <w:r>
          <w:rPr>
            <w:noProof/>
            <w:webHidden/>
          </w:rPr>
          <w:fldChar w:fldCharType="begin"/>
        </w:r>
        <w:r>
          <w:rPr>
            <w:noProof/>
            <w:webHidden/>
          </w:rPr>
          <w:instrText xml:space="preserve"> PAGEREF _Toc503794042 \h </w:instrText>
        </w:r>
        <w:r>
          <w:rPr>
            <w:noProof/>
            <w:webHidden/>
          </w:rPr>
        </w:r>
        <w:r>
          <w:rPr>
            <w:noProof/>
            <w:webHidden/>
          </w:rPr>
          <w:fldChar w:fldCharType="separate"/>
        </w:r>
        <w:r>
          <w:rPr>
            <w:noProof/>
            <w:webHidden/>
          </w:rPr>
          <w:t>41</w:t>
        </w:r>
        <w:r>
          <w:rPr>
            <w:noProof/>
            <w:webHidden/>
          </w:rPr>
          <w:fldChar w:fldCharType="end"/>
        </w:r>
      </w:hyperlink>
    </w:p>
    <w:p w14:paraId="215A757E" w14:textId="1FF7A988" w:rsidR="00EE31EA" w:rsidRDefault="00EE31EA">
      <w:pPr>
        <w:pStyle w:val="TableofFigures"/>
        <w:tabs>
          <w:tab w:val="right" w:leader="dot" w:pos="9016"/>
        </w:tabs>
        <w:rPr>
          <w:rFonts w:eastAsiaTheme="minorEastAsia"/>
          <w:noProof/>
          <w:lang w:eastAsia="en-GB"/>
        </w:rPr>
      </w:pPr>
      <w:hyperlink w:anchor="_Toc503794043" w:history="1">
        <w:r w:rsidRPr="00C17C8B">
          <w:rPr>
            <w:rStyle w:val="Hyperlink"/>
            <w:noProof/>
            <w:lang w:val="pt-PT"/>
          </w:rPr>
          <w:t>Fig. 18 - Diagrama de casos de uso do actor Turista</w:t>
        </w:r>
        <w:r>
          <w:rPr>
            <w:noProof/>
            <w:webHidden/>
          </w:rPr>
          <w:tab/>
        </w:r>
        <w:r>
          <w:rPr>
            <w:noProof/>
            <w:webHidden/>
          </w:rPr>
          <w:fldChar w:fldCharType="begin"/>
        </w:r>
        <w:r>
          <w:rPr>
            <w:noProof/>
            <w:webHidden/>
          </w:rPr>
          <w:instrText xml:space="preserve"> PAGEREF _Toc503794043 \h </w:instrText>
        </w:r>
        <w:r>
          <w:rPr>
            <w:noProof/>
            <w:webHidden/>
          </w:rPr>
        </w:r>
        <w:r>
          <w:rPr>
            <w:noProof/>
            <w:webHidden/>
          </w:rPr>
          <w:fldChar w:fldCharType="separate"/>
        </w:r>
        <w:r>
          <w:rPr>
            <w:noProof/>
            <w:webHidden/>
          </w:rPr>
          <w:t>42</w:t>
        </w:r>
        <w:r>
          <w:rPr>
            <w:noProof/>
            <w:webHidden/>
          </w:rPr>
          <w:fldChar w:fldCharType="end"/>
        </w:r>
      </w:hyperlink>
    </w:p>
    <w:p w14:paraId="265A1461" w14:textId="475F6E09" w:rsidR="00EE31EA" w:rsidRDefault="00EE31EA">
      <w:pPr>
        <w:pStyle w:val="TableofFigures"/>
        <w:tabs>
          <w:tab w:val="right" w:leader="dot" w:pos="9016"/>
        </w:tabs>
        <w:rPr>
          <w:rFonts w:eastAsiaTheme="minorEastAsia"/>
          <w:noProof/>
          <w:lang w:eastAsia="en-GB"/>
        </w:rPr>
      </w:pPr>
      <w:hyperlink w:anchor="_Toc503794044" w:history="1">
        <w:r w:rsidRPr="00C17C8B">
          <w:rPr>
            <w:rStyle w:val="Hyperlink"/>
            <w:noProof/>
            <w:lang w:val="pt-PT"/>
          </w:rPr>
          <w:t>Fig. 19 - Protótipo do interface consultar trilho</w:t>
        </w:r>
        <w:r>
          <w:rPr>
            <w:noProof/>
            <w:webHidden/>
          </w:rPr>
          <w:tab/>
        </w:r>
        <w:r>
          <w:rPr>
            <w:noProof/>
            <w:webHidden/>
          </w:rPr>
          <w:fldChar w:fldCharType="begin"/>
        </w:r>
        <w:r>
          <w:rPr>
            <w:noProof/>
            <w:webHidden/>
          </w:rPr>
          <w:instrText xml:space="preserve"> PAGEREF _Toc503794044 \h </w:instrText>
        </w:r>
        <w:r>
          <w:rPr>
            <w:noProof/>
            <w:webHidden/>
          </w:rPr>
        </w:r>
        <w:r>
          <w:rPr>
            <w:noProof/>
            <w:webHidden/>
          </w:rPr>
          <w:fldChar w:fldCharType="separate"/>
        </w:r>
        <w:r>
          <w:rPr>
            <w:noProof/>
            <w:webHidden/>
          </w:rPr>
          <w:t>43</w:t>
        </w:r>
        <w:r>
          <w:rPr>
            <w:noProof/>
            <w:webHidden/>
          </w:rPr>
          <w:fldChar w:fldCharType="end"/>
        </w:r>
      </w:hyperlink>
    </w:p>
    <w:p w14:paraId="68CC8A27" w14:textId="3324CCD0" w:rsidR="00EE31EA" w:rsidRDefault="00EE31EA">
      <w:pPr>
        <w:pStyle w:val="TableofFigures"/>
        <w:tabs>
          <w:tab w:val="right" w:leader="dot" w:pos="9016"/>
        </w:tabs>
        <w:rPr>
          <w:rFonts w:eastAsiaTheme="minorEastAsia"/>
          <w:noProof/>
          <w:lang w:eastAsia="en-GB"/>
        </w:rPr>
      </w:pPr>
      <w:hyperlink w:anchor="_Toc503794045" w:history="1">
        <w:r w:rsidRPr="00C17C8B">
          <w:rPr>
            <w:rStyle w:val="Hyperlink"/>
            <w:noProof/>
            <w:lang w:val="pt-PT"/>
          </w:rPr>
          <w:t>Fig. 20 - Protótipo do interface registo trilhos (operações)</w:t>
        </w:r>
        <w:r>
          <w:rPr>
            <w:noProof/>
            <w:webHidden/>
          </w:rPr>
          <w:tab/>
        </w:r>
        <w:r>
          <w:rPr>
            <w:noProof/>
            <w:webHidden/>
          </w:rPr>
          <w:fldChar w:fldCharType="begin"/>
        </w:r>
        <w:r>
          <w:rPr>
            <w:noProof/>
            <w:webHidden/>
          </w:rPr>
          <w:instrText xml:space="preserve"> PAGEREF _Toc503794045 \h </w:instrText>
        </w:r>
        <w:r>
          <w:rPr>
            <w:noProof/>
            <w:webHidden/>
          </w:rPr>
        </w:r>
        <w:r>
          <w:rPr>
            <w:noProof/>
            <w:webHidden/>
          </w:rPr>
          <w:fldChar w:fldCharType="separate"/>
        </w:r>
        <w:r>
          <w:rPr>
            <w:noProof/>
            <w:webHidden/>
          </w:rPr>
          <w:t>44</w:t>
        </w:r>
        <w:r>
          <w:rPr>
            <w:noProof/>
            <w:webHidden/>
          </w:rPr>
          <w:fldChar w:fldCharType="end"/>
        </w:r>
      </w:hyperlink>
    </w:p>
    <w:p w14:paraId="09DCEDDC" w14:textId="1942D82C" w:rsidR="00EE31EA" w:rsidRDefault="00EE31EA">
      <w:pPr>
        <w:pStyle w:val="TableofFigures"/>
        <w:tabs>
          <w:tab w:val="right" w:leader="dot" w:pos="9016"/>
        </w:tabs>
        <w:rPr>
          <w:rFonts w:eastAsiaTheme="minorEastAsia"/>
          <w:noProof/>
          <w:lang w:eastAsia="en-GB"/>
        </w:rPr>
      </w:pPr>
      <w:hyperlink w:anchor="_Toc503794046" w:history="1">
        <w:r w:rsidRPr="00C17C8B">
          <w:rPr>
            <w:rStyle w:val="Hyperlink"/>
            <w:noProof/>
            <w:lang w:val="pt-PT"/>
          </w:rPr>
          <w:t>Fig. 21 - Protótipo do interface criar trilho</w:t>
        </w:r>
        <w:r>
          <w:rPr>
            <w:noProof/>
            <w:webHidden/>
          </w:rPr>
          <w:tab/>
        </w:r>
        <w:r>
          <w:rPr>
            <w:noProof/>
            <w:webHidden/>
          </w:rPr>
          <w:fldChar w:fldCharType="begin"/>
        </w:r>
        <w:r>
          <w:rPr>
            <w:noProof/>
            <w:webHidden/>
          </w:rPr>
          <w:instrText xml:space="preserve"> PAGEREF _Toc503794046 \h </w:instrText>
        </w:r>
        <w:r>
          <w:rPr>
            <w:noProof/>
            <w:webHidden/>
          </w:rPr>
        </w:r>
        <w:r>
          <w:rPr>
            <w:noProof/>
            <w:webHidden/>
          </w:rPr>
          <w:fldChar w:fldCharType="separate"/>
        </w:r>
        <w:r>
          <w:rPr>
            <w:noProof/>
            <w:webHidden/>
          </w:rPr>
          <w:t>44</w:t>
        </w:r>
        <w:r>
          <w:rPr>
            <w:noProof/>
            <w:webHidden/>
          </w:rPr>
          <w:fldChar w:fldCharType="end"/>
        </w:r>
      </w:hyperlink>
    </w:p>
    <w:p w14:paraId="7B9DD5C7" w14:textId="2266C57B" w:rsidR="00EE31EA" w:rsidRDefault="00EE31EA">
      <w:pPr>
        <w:pStyle w:val="TableofFigures"/>
        <w:tabs>
          <w:tab w:val="right" w:leader="dot" w:pos="9016"/>
        </w:tabs>
        <w:rPr>
          <w:rFonts w:eastAsiaTheme="minorEastAsia"/>
          <w:noProof/>
          <w:lang w:eastAsia="en-GB"/>
        </w:rPr>
      </w:pPr>
      <w:hyperlink w:anchor="_Toc503794047" w:history="1">
        <w:r w:rsidRPr="00C17C8B">
          <w:rPr>
            <w:rStyle w:val="Hyperlink"/>
            <w:noProof/>
            <w:lang w:val="pt-PT"/>
          </w:rPr>
          <w:t>Fig. 22 - Protótipo do interface editar trilho</w:t>
        </w:r>
        <w:r>
          <w:rPr>
            <w:noProof/>
            <w:webHidden/>
          </w:rPr>
          <w:tab/>
        </w:r>
        <w:r>
          <w:rPr>
            <w:noProof/>
            <w:webHidden/>
          </w:rPr>
          <w:fldChar w:fldCharType="begin"/>
        </w:r>
        <w:r>
          <w:rPr>
            <w:noProof/>
            <w:webHidden/>
          </w:rPr>
          <w:instrText xml:space="preserve"> PAGEREF _Toc503794047 \h </w:instrText>
        </w:r>
        <w:r>
          <w:rPr>
            <w:noProof/>
            <w:webHidden/>
          </w:rPr>
        </w:r>
        <w:r>
          <w:rPr>
            <w:noProof/>
            <w:webHidden/>
          </w:rPr>
          <w:fldChar w:fldCharType="separate"/>
        </w:r>
        <w:r>
          <w:rPr>
            <w:noProof/>
            <w:webHidden/>
          </w:rPr>
          <w:t>45</w:t>
        </w:r>
        <w:r>
          <w:rPr>
            <w:noProof/>
            <w:webHidden/>
          </w:rPr>
          <w:fldChar w:fldCharType="end"/>
        </w:r>
      </w:hyperlink>
    </w:p>
    <w:p w14:paraId="711F30B8" w14:textId="1E002205" w:rsidR="00EE31EA" w:rsidRDefault="00EE31EA">
      <w:pPr>
        <w:pStyle w:val="TableofFigures"/>
        <w:tabs>
          <w:tab w:val="right" w:leader="dot" w:pos="9016"/>
        </w:tabs>
        <w:rPr>
          <w:rFonts w:eastAsiaTheme="minorEastAsia"/>
          <w:noProof/>
          <w:lang w:eastAsia="en-GB"/>
        </w:rPr>
      </w:pPr>
      <w:hyperlink w:anchor="_Toc503794048" w:history="1">
        <w:r w:rsidRPr="00C17C8B">
          <w:rPr>
            <w:rStyle w:val="Hyperlink"/>
            <w:noProof/>
            <w:lang w:val="pt-PT"/>
          </w:rPr>
          <w:t>Fig. 23 - Protótipo do interface desativar trilho</w:t>
        </w:r>
        <w:r>
          <w:rPr>
            <w:noProof/>
            <w:webHidden/>
          </w:rPr>
          <w:tab/>
        </w:r>
        <w:r>
          <w:rPr>
            <w:noProof/>
            <w:webHidden/>
          </w:rPr>
          <w:fldChar w:fldCharType="begin"/>
        </w:r>
        <w:r>
          <w:rPr>
            <w:noProof/>
            <w:webHidden/>
          </w:rPr>
          <w:instrText xml:space="preserve"> PAGEREF _Toc503794048 \h </w:instrText>
        </w:r>
        <w:r>
          <w:rPr>
            <w:noProof/>
            <w:webHidden/>
          </w:rPr>
        </w:r>
        <w:r>
          <w:rPr>
            <w:noProof/>
            <w:webHidden/>
          </w:rPr>
          <w:fldChar w:fldCharType="separate"/>
        </w:r>
        <w:r>
          <w:rPr>
            <w:noProof/>
            <w:webHidden/>
          </w:rPr>
          <w:t>45</w:t>
        </w:r>
        <w:r>
          <w:rPr>
            <w:noProof/>
            <w:webHidden/>
          </w:rPr>
          <w:fldChar w:fldCharType="end"/>
        </w:r>
      </w:hyperlink>
    </w:p>
    <w:p w14:paraId="549D05BE" w14:textId="776B3020" w:rsidR="00EE31EA" w:rsidRDefault="00EE31EA">
      <w:pPr>
        <w:pStyle w:val="TableofFigures"/>
        <w:tabs>
          <w:tab w:val="right" w:leader="dot" w:pos="9016"/>
        </w:tabs>
        <w:rPr>
          <w:rFonts w:eastAsiaTheme="minorEastAsia"/>
          <w:noProof/>
          <w:lang w:eastAsia="en-GB"/>
        </w:rPr>
      </w:pPr>
      <w:hyperlink w:anchor="_Toc503794049" w:history="1">
        <w:r w:rsidRPr="00C17C8B">
          <w:rPr>
            <w:rStyle w:val="Hyperlink"/>
            <w:noProof/>
            <w:lang w:val="pt-PT"/>
          </w:rPr>
          <w:t>Fig. 24 - Protótipo do interface detalhes trilho</w:t>
        </w:r>
        <w:r>
          <w:rPr>
            <w:noProof/>
            <w:webHidden/>
          </w:rPr>
          <w:tab/>
        </w:r>
        <w:r>
          <w:rPr>
            <w:noProof/>
            <w:webHidden/>
          </w:rPr>
          <w:fldChar w:fldCharType="begin"/>
        </w:r>
        <w:r>
          <w:rPr>
            <w:noProof/>
            <w:webHidden/>
          </w:rPr>
          <w:instrText xml:space="preserve"> PAGEREF _Toc503794049 \h </w:instrText>
        </w:r>
        <w:r>
          <w:rPr>
            <w:noProof/>
            <w:webHidden/>
          </w:rPr>
        </w:r>
        <w:r>
          <w:rPr>
            <w:noProof/>
            <w:webHidden/>
          </w:rPr>
          <w:fldChar w:fldCharType="separate"/>
        </w:r>
        <w:r>
          <w:rPr>
            <w:noProof/>
            <w:webHidden/>
          </w:rPr>
          <w:t>46</w:t>
        </w:r>
        <w:r>
          <w:rPr>
            <w:noProof/>
            <w:webHidden/>
          </w:rPr>
          <w:fldChar w:fldCharType="end"/>
        </w:r>
      </w:hyperlink>
    </w:p>
    <w:p w14:paraId="26F23074" w14:textId="5AAE3CA0" w:rsidR="00EE31EA" w:rsidRDefault="00EE31EA">
      <w:pPr>
        <w:pStyle w:val="TableofFigures"/>
        <w:tabs>
          <w:tab w:val="right" w:leader="dot" w:pos="9016"/>
        </w:tabs>
        <w:rPr>
          <w:rFonts w:eastAsiaTheme="minorEastAsia"/>
          <w:noProof/>
          <w:lang w:eastAsia="en-GB"/>
        </w:rPr>
      </w:pPr>
      <w:hyperlink w:anchor="_Toc503794050" w:history="1">
        <w:r w:rsidRPr="00C17C8B">
          <w:rPr>
            <w:rStyle w:val="Hyperlink"/>
            <w:noProof/>
          </w:rPr>
          <w:t xml:space="preserve">Fig. 25 - </w:t>
        </w:r>
        <w:r w:rsidRPr="00C17C8B">
          <w:rPr>
            <w:rStyle w:val="Hyperlink"/>
            <w:noProof/>
            <w:lang w:val="pt-PT"/>
          </w:rPr>
          <w:t>Protótipo do interface de inserção de questões de avaliação de guia</w:t>
        </w:r>
        <w:r>
          <w:rPr>
            <w:noProof/>
            <w:webHidden/>
          </w:rPr>
          <w:tab/>
        </w:r>
        <w:r>
          <w:rPr>
            <w:noProof/>
            <w:webHidden/>
          </w:rPr>
          <w:fldChar w:fldCharType="begin"/>
        </w:r>
        <w:r>
          <w:rPr>
            <w:noProof/>
            <w:webHidden/>
          </w:rPr>
          <w:instrText xml:space="preserve"> PAGEREF _Toc503794050 \h </w:instrText>
        </w:r>
        <w:r>
          <w:rPr>
            <w:noProof/>
            <w:webHidden/>
          </w:rPr>
        </w:r>
        <w:r>
          <w:rPr>
            <w:noProof/>
            <w:webHidden/>
          </w:rPr>
          <w:fldChar w:fldCharType="separate"/>
        </w:r>
        <w:r>
          <w:rPr>
            <w:noProof/>
            <w:webHidden/>
          </w:rPr>
          <w:t>46</w:t>
        </w:r>
        <w:r>
          <w:rPr>
            <w:noProof/>
            <w:webHidden/>
          </w:rPr>
          <w:fldChar w:fldCharType="end"/>
        </w:r>
      </w:hyperlink>
    </w:p>
    <w:p w14:paraId="3439913B" w14:textId="5F29999C" w:rsidR="00EE31EA" w:rsidRDefault="00EE31EA">
      <w:pPr>
        <w:pStyle w:val="TableofFigures"/>
        <w:tabs>
          <w:tab w:val="right" w:leader="dot" w:pos="9016"/>
        </w:tabs>
        <w:rPr>
          <w:rFonts w:eastAsiaTheme="minorEastAsia"/>
          <w:noProof/>
          <w:lang w:eastAsia="en-GB"/>
        </w:rPr>
      </w:pPr>
      <w:hyperlink w:anchor="_Toc503794051" w:history="1">
        <w:r w:rsidRPr="00C17C8B">
          <w:rPr>
            <w:rStyle w:val="Hyperlink"/>
            <w:noProof/>
          </w:rPr>
          <w:t xml:space="preserve">Fig. 26 - </w:t>
        </w:r>
        <w:r w:rsidRPr="00C17C8B">
          <w:rPr>
            <w:rStyle w:val="Hyperlink"/>
            <w:noProof/>
            <w:lang w:val="pt-PT"/>
          </w:rPr>
          <w:t>Protótipo do interface de avaliação de guia</w:t>
        </w:r>
        <w:r>
          <w:rPr>
            <w:noProof/>
            <w:webHidden/>
          </w:rPr>
          <w:tab/>
        </w:r>
        <w:r>
          <w:rPr>
            <w:noProof/>
            <w:webHidden/>
          </w:rPr>
          <w:fldChar w:fldCharType="begin"/>
        </w:r>
        <w:r>
          <w:rPr>
            <w:noProof/>
            <w:webHidden/>
          </w:rPr>
          <w:instrText xml:space="preserve"> PAGEREF _Toc503794051 \h </w:instrText>
        </w:r>
        <w:r>
          <w:rPr>
            <w:noProof/>
            <w:webHidden/>
          </w:rPr>
        </w:r>
        <w:r>
          <w:rPr>
            <w:noProof/>
            <w:webHidden/>
          </w:rPr>
          <w:fldChar w:fldCharType="separate"/>
        </w:r>
        <w:r>
          <w:rPr>
            <w:noProof/>
            <w:webHidden/>
          </w:rPr>
          <w:t>47</w:t>
        </w:r>
        <w:r>
          <w:rPr>
            <w:noProof/>
            <w:webHidden/>
          </w:rPr>
          <w:fldChar w:fldCharType="end"/>
        </w:r>
      </w:hyperlink>
    </w:p>
    <w:p w14:paraId="1F855C07" w14:textId="4D8A3F12" w:rsidR="00EE31EA" w:rsidRDefault="00EE31EA">
      <w:pPr>
        <w:pStyle w:val="TableofFigures"/>
        <w:tabs>
          <w:tab w:val="right" w:leader="dot" w:pos="9016"/>
        </w:tabs>
        <w:rPr>
          <w:rFonts w:eastAsiaTheme="minorEastAsia"/>
          <w:noProof/>
          <w:lang w:eastAsia="en-GB"/>
        </w:rPr>
      </w:pPr>
      <w:hyperlink w:anchor="_Toc503794052" w:history="1">
        <w:r w:rsidRPr="00C17C8B">
          <w:rPr>
            <w:rStyle w:val="Hyperlink"/>
            <w:noProof/>
          </w:rPr>
          <w:t xml:space="preserve">Fig. 27 - Gráficos dos </w:t>
        </w:r>
        <w:r w:rsidRPr="00C17C8B">
          <w:rPr>
            <w:rStyle w:val="Hyperlink"/>
            <w:i/>
            <w:noProof/>
          </w:rPr>
          <w:t>commits</w:t>
        </w:r>
        <w:r w:rsidRPr="00C17C8B">
          <w:rPr>
            <w:rStyle w:val="Hyperlink"/>
            <w:noProof/>
          </w:rPr>
          <w:t xml:space="preserve"> efectuados para o GitHub</w:t>
        </w:r>
        <w:r>
          <w:rPr>
            <w:noProof/>
            <w:webHidden/>
          </w:rPr>
          <w:tab/>
        </w:r>
        <w:r>
          <w:rPr>
            <w:noProof/>
            <w:webHidden/>
          </w:rPr>
          <w:fldChar w:fldCharType="begin"/>
        </w:r>
        <w:r>
          <w:rPr>
            <w:noProof/>
            <w:webHidden/>
          </w:rPr>
          <w:instrText xml:space="preserve"> PAGEREF _Toc503794052 \h </w:instrText>
        </w:r>
        <w:r>
          <w:rPr>
            <w:noProof/>
            <w:webHidden/>
          </w:rPr>
        </w:r>
        <w:r>
          <w:rPr>
            <w:noProof/>
            <w:webHidden/>
          </w:rPr>
          <w:fldChar w:fldCharType="separate"/>
        </w:r>
        <w:r>
          <w:rPr>
            <w:noProof/>
            <w:webHidden/>
          </w:rPr>
          <w:t>49</w:t>
        </w:r>
        <w:r>
          <w:rPr>
            <w:noProof/>
            <w:webHidden/>
          </w:rPr>
          <w:fldChar w:fldCharType="end"/>
        </w:r>
      </w:hyperlink>
    </w:p>
    <w:p w14:paraId="3E8EAE1F" w14:textId="2A9D6533" w:rsidR="00EB6FCB" w:rsidRDefault="00F55046"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4B82D1F4" w14:textId="2C2389B5" w:rsidR="000815FA" w:rsidRDefault="000815FA">
      <w:pPr>
        <w:rPr>
          <w:lang w:val="pt-PT"/>
        </w:rPr>
      </w:pPr>
    </w:p>
    <w:p w14:paraId="0AD826F9" w14:textId="304DBCC2" w:rsidR="00867FF4" w:rsidRPr="007529CF" w:rsidRDefault="00D901E4" w:rsidP="00162737">
      <w:pPr>
        <w:pStyle w:val="Heading1"/>
        <w:rPr>
          <w:lang w:val="pt-PT"/>
        </w:rPr>
      </w:pPr>
      <w:bookmarkStart w:id="4" w:name="_Toc503091349"/>
      <w:bookmarkStart w:id="5" w:name="_Toc503793956"/>
      <w:r>
        <w:rPr>
          <w:lang w:val="pt-PT"/>
        </w:rPr>
        <w:lastRenderedPageBreak/>
        <w:t xml:space="preserve">1. </w:t>
      </w:r>
      <w:r w:rsidR="00867FF4" w:rsidRPr="007529CF">
        <w:rPr>
          <w:lang w:val="pt-PT"/>
        </w:rPr>
        <w:t xml:space="preserve">Descrição do </w:t>
      </w:r>
      <w:r w:rsidR="002A3C8B">
        <w:rPr>
          <w:lang w:val="pt-PT"/>
        </w:rPr>
        <w:t>t</w:t>
      </w:r>
      <w:r w:rsidR="00867FF4" w:rsidRPr="007529CF">
        <w:rPr>
          <w:lang w:val="pt-PT"/>
        </w:rPr>
        <w:t xml:space="preserve">ema do </w:t>
      </w:r>
      <w:r w:rsidR="002A3C8B">
        <w:rPr>
          <w:lang w:val="pt-PT"/>
        </w:rPr>
        <w:t>p</w:t>
      </w:r>
      <w:r w:rsidR="00867FF4" w:rsidRPr="007529CF">
        <w:rPr>
          <w:lang w:val="pt-PT"/>
        </w:rPr>
        <w:t>roje</w:t>
      </w:r>
      <w:r w:rsidR="009B5D8F">
        <w:rPr>
          <w:lang w:val="pt-PT"/>
        </w:rPr>
        <w:t>c</w:t>
      </w:r>
      <w:r w:rsidR="00867FF4" w:rsidRPr="007529CF">
        <w:rPr>
          <w:lang w:val="pt-PT"/>
        </w:rPr>
        <w:t>to</w:t>
      </w:r>
      <w:bookmarkEnd w:id="4"/>
      <w:bookmarkEnd w:id="5"/>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0558CF4D" w:rsidR="00D34438" w:rsidRDefault="00EB6FCB" w:rsidP="00D34438">
      <w:pPr>
        <w:pStyle w:val="Heading1"/>
        <w:rPr>
          <w:lang w:val="pt-PT"/>
        </w:rPr>
      </w:pPr>
      <w:bookmarkStart w:id="6" w:name="_Toc503091350"/>
      <w:bookmarkStart w:id="7" w:name="_Toc503793957"/>
      <w:r>
        <w:rPr>
          <w:lang w:val="pt-PT"/>
        </w:rPr>
        <w:lastRenderedPageBreak/>
        <w:t>2</w:t>
      </w:r>
      <w:r w:rsidR="00D901E4">
        <w:rPr>
          <w:lang w:val="pt-PT"/>
        </w:rPr>
        <w:t xml:space="preserve">. </w:t>
      </w:r>
      <w:r w:rsidR="00D34438" w:rsidRPr="007529CF">
        <w:rPr>
          <w:lang w:val="pt-PT"/>
        </w:rPr>
        <w:t xml:space="preserve">Padrões de </w:t>
      </w:r>
      <w:r w:rsidR="002A3C8B">
        <w:rPr>
          <w:lang w:val="pt-PT"/>
        </w:rPr>
        <w:t>d</w:t>
      </w:r>
      <w:r w:rsidR="00D34438" w:rsidRPr="007529CF">
        <w:rPr>
          <w:lang w:val="pt-PT"/>
        </w:rPr>
        <w:t xml:space="preserve">esenvolvimento de </w:t>
      </w:r>
      <w:r w:rsidR="002A3C8B">
        <w:rPr>
          <w:lang w:val="pt-PT"/>
        </w:rPr>
        <w:t>d</w:t>
      </w:r>
      <w:r w:rsidR="00D34438" w:rsidRPr="007529CF">
        <w:rPr>
          <w:lang w:val="pt-PT"/>
        </w:rPr>
        <w:t>oftware</w:t>
      </w:r>
      <w:bookmarkEnd w:id="6"/>
      <w:bookmarkEnd w:id="7"/>
    </w:p>
    <w:p w14:paraId="0185CDCE" w14:textId="77777777" w:rsidR="002C35F9" w:rsidRPr="002C35F9" w:rsidRDefault="00EB6FCB" w:rsidP="002C35F9">
      <w:pPr>
        <w:pStyle w:val="Heading2"/>
        <w:rPr>
          <w:i/>
          <w:lang w:val="pt-PT"/>
        </w:rPr>
      </w:pPr>
      <w:bookmarkStart w:id="8" w:name="_Toc503091351"/>
      <w:bookmarkStart w:id="9" w:name="_Toc503793958"/>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8"/>
      <w:bookmarkEnd w:id="9"/>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492F64C5" w:rsidR="002C35F9" w:rsidRPr="00EE177E" w:rsidRDefault="002C35F9" w:rsidP="00F73583">
      <w:pPr>
        <w:jc w:val="both"/>
        <w:rPr>
          <w:lang w:val="pt-PT"/>
        </w:rPr>
      </w:pPr>
      <w:r w:rsidRPr="00EE177E">
        <w:rPr>
          <w:lang w:val="pt-PT"/>
        </w:rPr>
        <w:t xml:space="preserve">A seguir apresenta-se </w:t>
      </w:r>
      <w:r w:rsidR="00EA1531">
        <w:rPr>
          <w:lang w:val="pt-PT"/>
        </w:rPr>
        <w:t xml:space="preserve">a </w:t>
      </w:r>
      <w:r w:rsidR="00EA1531" w:rsidRPr="00526EE5">
        <w:rPr>
          <w:b/>
          <w:lang w:val="pt-PT"/>
        </w:rPr>
        <w:t>Fig. 1</w:t>
      </w:r>
      <w:r w:rsidR="00EA1531">
        <w:rPr>
          <w:lang w:val="pt-PT"/>
        </w:rPr>
        <w:t>,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eastAsia="en-GB"/>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21A13523" w:rsidR="002C35F9" w:rsidRPr="00EA6558" w:rsidRDefault="00EA1531" w:rsidP="00EA1531">
      <w:pPr>
        <w:pStyle w:val="Figuras"/>
        <w:rPr>
          <w:lang w:val="pt-PT"/>
        </w:rPr>
      </w:pPr>
      <w:bookmarkStart w:id="10" w:name="_Toc503794026"/>
      <w:r w:rsidRPr="00EA6558">
        <w:rPr>
          <w:lang w:val="pt-PT"/>
        </w:rPr>
        <w:t>Fig. 1 - Modelo em espiral.</w:t>
      </w:r>
      <w:bookmarkEnd w:id="10"/>
    </w:p>
    <w:p w14:paraId="36CE9DEB" w14:textId="77777777" w:rsidR="002C35F9" w:rsidRPr="00EA6558" w:rsidRDefault="002C35F9" w:rsidP="00F73583">
      <w:pPr>
        <w:jc w:val="both"/>
        <w:rPr>
          <w:lang w:val="pt-PT"/>
        </w:rPr>
      </w:pPr>
    </w:p>
    <w:p w14:paraId="2F8D103F" w14:textId="77777777" w:rsidR="002C35F9" w:rsidRPr="00EE177E" w:rsidRDefault="002C35F9" w:rsidP="00F73583">
      <w:pPr>
        <w:jc w:val="both"/>
        <w:rPr>
          <w:rStyle w:val="Strong"/>
          <w:lang w:val="pt-PT"/>
        </w:rPr>
      </w:pPr>
      <w:r w:rsidRPr="00EE177E">
        <w:rPr>
          <w:rStyle w:val="Strong"/>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11BA10FA" w14:textId="77777777" w:rsidR="00041EC8" w:rsidRDefault="00041EC8" w:rsidP="00F73583">
      <w:pPr>
        <w:jc w:val="both"/>
        <w:rPr>
          <w:rStyle w:val="Strong"/>
          <w:lang w:val="pt-PT"/>
        </w:rPr>
      </w:pPr>
    </w:p>
    <w:p w14:paraId="73791AAB" w14:textId="77777777" w:rsidR="00041EC8" w:rsidRDefault="00041EC8" w:rsidP="00F73583">
      <w:pPr>
        <w:jc w:val="both"/>
        <w:rPr>
          <w:rStyle w:val="Strong"/>
          <w:lang w:val="pt-PT"/>
        </w:rPr>
      </w:pPr>
    </w:p>
    <w:p w14:paraId="6BD01E96" w14:textId="1136842B" w:rsidR="002C35F9" w:rsidRPr="00EE177E" w:rsidRDefault="002C35F9" w:rsidP="00F73583">
      <w:pPr>
        <w:jc w:val="both"/>
        <w:rPr>
          <w:rStyle w:val="Strong"/>
          <w:lang w:val="pt-PT"/>
        </w:rPr>
      </w:pPr>
      <w:r w:rsidRPr="00EE177E">
        <w:rPr>
          <w:rStyle w:val="Strong"/>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Strong"/>
          <w:lang w:val="pt-PT"/>
        </w:rPr>
      </w:pPr>
      <w:r w:rsidRPr="00EE177E">
        <w:rPr>
          <w:rStyle w:val="Strong"/>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Heading2"/>
        <w:rPr>
          <w:i/>
          <w:lang w:val="pt-PT"/>
        </w:rPr>
      </w:pPr>
      <w:bookmarkStart w:id="11" w:name="_Toc503091352"/>
      <w:bookmarkStart w:id="12" w:name="_Toc503793959"/>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11"/>
      <w:bookmarkEnd w:id="12"/>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Heading2"/>
        <w:rPr>
          <w:i/>
          <w:lang w:val="pt-PT"/>
        </w:rPr>
      </w:pPr>
      <w:bookmarkStart w:id="13" w:name="_Toc503091353"/>
      <w:bookmarkStart w:id="14" w:name="_Toc503793960"/>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3"/>
      <w:bookmarkEnd w:id="14"/>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Heading1"/>
        <w:jc w:val="both"/>
        <w:rPr>
          <w:lang w:val="pt-PT"/>
        </w:rPr>
      </w:pPr>
      <w:bookmarkStart w:id="15" w:name="_Toc503091354"/>
      <w:bookmarkStart w:id="16" w:name="_Toc503793961"/>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5"/>
      <w:bookmarkEnd w:id="16"/>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0288666C" w:rsidR="00E348D8" w:rsidRDefault="007202AC" w:rsidP="00AA54BD">
            <w:r>
              <w:t>Casos de Uso Candidatos</w:t>
            </w:r>
          </w:p>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544A08">
      <w:pPr>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1C532954" w14:textId="7AB27221" w:rsidR="002A3C8B" w:rsidRDefault="002A3C8B" w:rsidP="006278B4">
      <w:pPr>
        <w:pStyle w:val="Heading1"/>
        <w:rPr>
          <w:lang w:val="pt-PT"/>
        </w:rPr>
      </w:pPr>
      <w:bookmarkStart w:id="17" w:name="_Toc503091355"/>
      <w:bookmarkStart w:id="18" w:name="_Toc503793962"/>
      <w:r>
        <w:rPr>
          <w:lang w:val="pt-PT"/>
        </w:rPr>
        <w:lastRenderedPageBreak/>
        <w:t>4. Análise de requisitos</w:t>
      </w:r>
      <w:bookmarkEnd w:id="18"/>
    </w:p>
    <w:p w14:paraId="45F1AF29" w14:textId="65AB13CF" w:rsidR="006278B4" w:rsidRPr="007529CF" w:rsidRDefault="004830EA" w:rsidP="002A3C8B">
      <w:pPr>
        <w:pStyle w:val="Heading2"/>
        <w:rPr>
          <w:lang w:val="pt-PT"/>
        </w:rPr>
      </w:pPr>
      <w:bookmarkStart w:id="19" w:name="_Toc503793963"/>
      <w:r>
        <w:rPr>
          <w:lang w:val="pt-PT"/>
        </w:rPr>
        <w:t>4</w:t>
      </w:r>
      <w:r w:rsidR="00C55643">
        <w:rPr>
          <w:lang w:val="pt-PT"/>
        </w:rPr>
        <w:t>.</w:t>
      </w:r>
      <w:r w:rsidR="002A3C8B">
        <w:rPr>
          <w:lang w:val="pt-PT"/>
        </w:rPr>
        <w:t>1.</w:t>
      </w:r>
      <w:r w:rsidR="00C55643">
        <w:rPr>
          <w:lang w:val="pt-PT"/>
        </w:rPr>
        <w:t xml:space="preserve"> </w:t>
      </w:r>
      <w:r w:rsidR="006278B4" w:rsidRPr="007529CF">
        <w:rPr>
          <w:lang w:val="pt-PT"/>
        </w:rPr>
        <w:t xml:space="preserve">Tabela de </w:t>
      </w:r>
      <w:bookmarkEnd w:id="17"/>
      <w:r w:rsidR="00F11172">
        <w:rPr>
          <w:lang w:val="pt-PT"/>
        </w:rPr>
        <w:t>casos de uso candidatos, actores e objectivos</w:t>
      </w:r>
      <w:bookmarkEnd w:id="19"/>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06AA3D00"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w:t>
            </w:r>
            <w:r w:rsidR="00F11172">
              <w:t>c</w:t>
            </w:r>
            <w:r w:rsidRPr="00DC6DAC">
              <w:t>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9C29D8"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9C29D8"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516526A9"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Avaliar Guia</w:t>
            </w:r>
          </w:p>
        </w:tc>
        <w:tc>
          <w:tcPr>
            <w:tcW w:w="4110" w:type="dxa"/>
          </w:tcPr>
          <w:p w14:paraId="77C06659" w14:textId="2D9D88CC"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turista Avaliar Guia</w:t>
            </w:r>
          </w:p>
        </w:tc>
      </w:tr>
      <w:tr w:rsidR="00101177" w:rsidRPr="009C29D8"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0EBC7E64" w:rsidR="00101177" w:rsidRDefault="00101177" w:rsidP="00F11172">
            <w:pPr>
              <w:jc w:val="center"/>
              <w:cnfStyle w:val="000000000000" w:firstRow="0" w:lastRow="0" w:firstColumn="0" w:lastColumn="0" w:oddVBand="0" w:evenVBand="0" w:oddHBand="0" w:evenHBand="0" w:firstRowFirstColumn="0" w:firstRowLastColumn="0" w:lastRowFirstColumn="0" w:lastRowLastColumn="0"/>
            </w:pPr>
            <w:r>
              <w:t xml:space="preserve">CRUD Avaliar </w:t>
            </w:r>
            <w:r w:rsidR="00F11172">
              <w:t>Guia</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4549EFAC"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Avaliar Serviço</w:t>
            </w:r>
          </w:p>
        </w:tc>
      </w:tr>
      <w:tr w:rsidR="00101177" w:rsidRPr="009C29D8"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561016C0"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Avaliação Trilho</w:t>
            </w:r>
          </w:p>
        </w:tc>
        <w:tc>
          <w:tcPr>
            <w:tcW w:w="4110" w:type="dxa"/>
          </w:tcPr>
          <w:p w14:paraId="29870425" w14:textId="1D4331A6"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cliente Avaliar Trilho, sem guia</w:t>
            </w:r>
          </w:p>
        </w:tc>
      </w:tr>
      <w:tr w:rsidR="00101177" w:rsidRPr="009C29D8"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6537AC5F"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Avaliação Trilho</w:t>
            </w:r>
          </w:p>
        </w:tc>
      </w:tr>
      <w:tr w:rsidR="00101177" w:rsidRPr="009C29D8"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9C29D8"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9C29D8"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rsidRPr="009C29D8"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2A918CFF"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r w:rsidR="004D75F9">
              <w:t xml:space="preserve"> (Guia, Trilho)</w:t>
            </w:r>
          </w:p>
        </w:tc>
      </w:tr>
      <w:tr w:rsidR="00ED4F96" w:rsidRPr="009C29D8"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9C29D8"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9C29D8"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9C29D8"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9C29D8"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9C29D8"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544A08">
      <w:pPr>
        <w:rPr>
          <w:lang w:val="pt-PT"/>
        </w:rPr>
      </w:pPr>
    </w:p>
    <w:p w14:paraId="327AC53B" w14:textId="77777777" w:rsidR="005D54FF" w:rsidRDefault="005D54FF" w:rsidP="00544A08">
      <w:pPr>
        <w:rPr>
          <w:lang w:val="pt-PT"/>
        </w:rPr>
      </w:pPr>
    </w:p>
    <w:p w14:paraId="2AED25F4" w14:textId="77777777" w:rsidR="00AF7FDC" w:rsidRDefault="00AF7FDC" w:rsidP="00544A08">
      <w:pPr>
        <w:rPr>
          <w:lang w:val="pt-PT"/>
        </w:rPr>
      </w:pPr>
    </w:p>
    <w:p w14:paraId="66D5B9FC" w14:textId="77777777" w:rsidR="008635EB" w:rsidRDefault="008635EB" w:rsidP="00544A08">
      <w:pPr>
        <w:rPr>
          <w:lang w:val="pt-PT"/>
        </w:rPr>
      </w:pPr>
    </w:p>
    <w:p w14:paraId="304CE92A" w14:textId="77777777" w:rsidR="008635EB" w:rsidRDefault="008635EB" w:rsidP="00544A08">
      <w:pPr>
        <w:rPr>
          <w:lang w:val="pt-PT"/>
        </w:rPr>
      </w:pPr>
    </w:p>
    <w:p w14:paraId="1199CA53" w14:textId="77777777" w:rsidR="008635EB" w:rsidRDefault="008635EB" w:rsidP="00544A08">
      <w:pPr>
        <w:rPr>
          <w:lang w:val="pt-PT"/>
        </w:rPr>
      </w:pPr>
    </w:p>
    <w:p w14:paraId="53F3925D" w14:textId="77777777" w:rsidR="00AF7FDC" w:rsidRPr="00AF7FDC" w:rsidRDefault="00AF7FDC" w:rsidP="00544A08">
      <w:pPr>
        <w:rPr>
          <w:lang w:val="pt-PT"/>
        </w:rPr>
      </w:pPr>
    </w:p>
    <w:p w14:paraId="4242ED2D" w14:textId="77777777" w:rsidR="004A7901" w:rsidRDefault="004A7901" w:rsidP="00544A08">
      <w:pPr>
        <w:rPr>
          <w:lang w:val="pt-PT"/>
        </w:rPr>
      </w:pPr>
    </w:p>
    <w:p w14:paraId="285732DF" w14:textId="5D7F645D" w:rsidR="00EB6FCB" w:rsidRPr="007529CF" w:rsidRDefault="002A3C8B" w:rsidP="002A3C8B">
      <w:pPr>
        <w:pStyle w:val="Heading2"/>
        <w:rPr>
          <w:lang w:val="pt-PT"/>
        </w:rPr>
      </w:pPr>
      <w:bookmarkStart w:id="20" w:name="_Toc503091356"/>
      <w:bookmarkStart w:id="21" w:name="_Toc503793964"/>
      <w:r>
        <w:rPr>
          <w:lang w:val="pt-PT"/>
        </w:rPr>
        <w:lastRenderedPageBreak/>
        <w:t>4.2</w:t>
      </w:r>
      <w:r w:rsidR="00EB6FCB">
        <w:rPr>
          <w:lang w:val="pt-PT"/>
        </w:rPr>
        <w:t xml:space="preserve">. </w:t>
      </w:r>
      <w:r w:rsidR="00EB6FCB" w:rsidRPr="007529CF">
        <w:rPr>
          <w:lang w:val="pt-PT"/>
        </w:rPr>
        <w:t xml:space="preserve">Diagrama de </w:t>
      </w:r>
      <w:r>
        <w:rPr>
          <w:lang w:val="pt-PT"/>
        </w:rPr>
        <w:t>c</w:t>
      </w:r>
      <w:r w:rsidR="00EB6FCB" w:rsidRPr="007529CF">
        <w:rPr>
          <w:lang w:val="pt-PT"/>
        </w:rPr>
        <w:t>ontexto</w:t>
      </w:r>
      <w:bookmarkEnd w:id="20"/>
      <w:bookmarkEnd w:id="21"/>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eastAsia="en-GB"/>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6A7BBD3A" w14:textId="77777777" w:rsidR="003722BA" w:rsidRDefault="003722BA" w:rsidP="00EA1531">
      <w:pPr>
        <w:pStyle w:val="Figuras"/>
        <w:rPr>
          <w:lang w:val="pt-PT"/>
        </w:rPr>
      </w:pPr>
    </w:p>
    <w:p w14:paraId="550FA78A" w14:textId="7F43E381" w:rsidR="00EB6FCB" w:rsidRDefault="00EA1531" w:rsidP="00EA1531">
      <w:pPr>
        <w:pStyle w:val="Figuras"/>
        <w:rPr>
          <w:lang w:val="pt-PT"/>
        </w:rPr>
      </w:pPr>
      <w:bookmarkStart w:id="22" w:name="_Toc503794027"/>
      <w:r>
        <w:rPr>
          <w:lang w:val="pt-PT"/>
        </w:rPr>
        <w:t>Fig. 2 - Diagrama de Contexto</w:t>
      </w:r>
      <w:bookmarkEnd w:id="22"/>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518A2ED" w:rsidR="00880602" w:rsidRDefault="002A3C8B" w:rsidP="002A3C8B">
      <w:pPr>
        <w:pStyle w:val="Heading2"/>
        <w:rPr>
          <w:lang w:val="pt-PT"/>
        </w:rPr>
      </w:pPr>
      <w:bookmarkStart w:id="23" w:name="_Toc503091357"/>
      <w:bookmarkStart w:id="24" w:name="_Toc503793965"/>
      <w:r>
        <w:rPr>
          <w:lang w:val="pt-PT"/>
        </w:rPr>
        <w:lastRenderedPageBreak/>
        <w:t>4.3</w:t>
      </w:r>
      <w:r w:rsidR="00C67B02">
        <w:rPr>
          <w:lang w:val="pt-PT"/>
        </w:rPr>
        <w:t xml:space="preserve">. </w:t>
      </w:r>
      <w:r w:rsidR="005C65D5">
        <w:rPr>
          <w:lang w:val="pt-PT"/>
        </w:rPr>
        <w:t xml:space="preserve">Diagrama de </w:t>
      </w:r>
      <w:r>
        <w:rPr>
          <w:lang w:val="pt-PT"/>
        </w:rPr>
        <w:t>c</w:t>
      </w:r>
      <w:r w:rsidR="005C65D5">
        <w:rPr>
          <w:lang w:val="pt-PT"/>
        </w:rPr>
        <w:t xml:space="preserve">asos de </w:t>
      </w:r>
      <w:r>
        <w:rPr>
          <w:lang w:val="pt-PT"/>
        </w:rPr>
        <w:t>u</w:t>
      </w:r>
      <w:r w:rsidR="005C65D5">
        <w:rPr>
          <w:lang w:val="pt-PT"/>
        </w:rPr>
        <w:t>so</w:t>
      </w:r>
      <w:bookmarkEnd w:id="23"/>
      <w:bookmarkEnd w:id="24"/>
    </w:p>
    <w:p w14:paraId="7BAC76A5" w14:textId="77777777" w:rsidR="00A43764" w:rsidRPr="00A43764" w:rsidRDefault="00A43764" w:rsidP="00A43764">
      <w:pPr>
        <w:rPr>
          <w:lang w:val="pt-PT"/>
        </w:rPr>
      </w:pPr>
    </w:p>
    <w:p w14:paraId="22509513" w14:textId="2ABF7D66" w:rsidR="005C65D5" w:rsidRDefault="002858CD" w:rsidP="005C65D5">
      <w:pPr>
        <w:rPr>
          <w:lang w:val="pt-PT"/>
        </w:rPr>
      </w:pPr>
      <w:r>
        <w:rPr>
          <w:noProof/>
          <w:lang w:eastAsia="en-GB"/>
        </w:rPr>
        <w:drawing>
          <wp:inline distT="0" distB="0" distL="0" distR="0" wp14:anchorId="1D7B4D3B" wp14:editId="5C917943">
            <wp:extent cx="5385600" cy="8038800"/>
            <wp:effectExtent l="0" t="0" r="5715" b="635"/>
            <wp:docPr id="28" name="Picture 28" descr="C:\Users\rf\Documents\GitHub\Trails4Health\doc\Eng. Soft 2\Diagramas\diagramaCasosUs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Documents\GitHub\Trails4Health\doc\Eng. Soft 2\Diagramas\diagramaCasosUso.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5600" cy="8038800"/>
                    </a:xfrm>
                    <a:prstGeom prst="rect">
                      <a:avLst/>
                    </a:prstGeom>
                    <a:noFill/>
                    <a:ln>
                      <a:noFill/>
                    </a:ln>
                  </pic:spPr>
                </pic:pic>
              </a:graphicData>
            </a:graphic>
          </wp:inline>
        </w:drawing>
      </w:r>
    </w:p>
    <w:p w14:paraId="0F3A824E" w14:textId="1E02CFFC" w:rsidR="00F55046" w:rsidRDefault="00F55046" w:rsidP="00F55046">
      <w:pPr>
        <w:pStyle w:val="Figuras"/>
        <w:rPr>
          <w:lang w:val="pt-PT"/>
        </w:rPr>
      </w:pPr>
      <w:bookmarkStart w:id="25" w:name="_Toc503794028"/>
      <w:r>
        <w:rPr>
          <w:lang w:val="pt-PT"/>
        </w:rPr>
        <w:t>Fig. 3 - Diagrama de casos de uso</w:t>
      </w:r>
      <w:bookmarkEnd w:id="25"/>
    </w:p>
    <w:p w14:paraId="0873BA92" w14:textId="39081FC2" w:rsidR="00C67B02" w:rsidRDefault="00925F55" w:rsidP="00925F55">
      <w:pPr>
        <w:pStyle w:val="Heading2"/>
        <w:rPr>
          <w:lang w:val="pt-PT"/>
        </w:rPr>
      </w:pPr>
      <w:bookmarkStart w:id="26" w:name="_Toc503091358"/>
      <w:bookmarkStart w:id="27" w:name="_Toc503793966"/>
      <w:r>
        <w:rPr>
          <w:lang w:val="pt-PT"/>
        </w:rPr>
        <w:lastRenderedPageBreak/>
        <w:t>4.</w:t>
      </w:r>
      <w:r w:rsidR="007D1140">
        <w:rPr>
          <w:lang w:val="pt-PT"/>
        </w:rPr>
        <w:t>4</w:t>
      </w:r>
      <w:r w:rsidR="00C67B02">
        <w:rPr>
          <w:lang w:val="pt-PT"/>
        </w:rPr>
        <w:t xml:space="preserve">. Descrição de </w:t>
      </w:r>
      <w:r>
        <w:rPr>
          <w:lang w:val="pt-PT"/>
        </w:rPr>
        <w:t>c</w:t>
      </w:r>
      <w:r w:rsidR="00C67B02">
        <w:rPr>
          <w:lang w:val="pt-PT"/>
        </w:rPr>
        <w:t xml:space="preserve">asos de </w:t>
      </w:r>
      <w:r>
        <w:rPr>
          <w:lang w:val="pt-PT"/>
        </w:rPr>
        <w:t>u</w:t>
      </w:r>
      <w:r w:rsidR="00C67B02">
        <w:rPr>
          <w:lang w:val="pt-PT"/>
        </w:rPr>
        <w:t xml:space="preserve">so, </w:t>
      </w:r>
      <w:r>
        <w:rPr>
          <w:lang w:val="pt-PT"/>
        </w:rPr>
        <w:t>d</w:t>
      </w:r>
      <w:r w:rsidR="00C67B02">
        <w:rPr>
          <w:lang w:val="pt-PT"/>
        </w:rPr>
        <w:t xml:space="preserve">iagramas de </w:t>
      </w:r>
      <w:r>
        <w:rPr>
          <w:lang w:val="pt-PT"/>
        </w:rPr>
        <w:t>s</w:t>
      </w:r>
      <w:r w:rsidR="00C67B02">
        <w:rPr>
          <w:lang w:val="pt-PT"/>
        </w:rPr>
        <w:t xml:space="preserve">equência, </w:t>
      </w:r>
      <w:r>
        <w:rPr>
          <w:lang w:val="pt-PT"/>
        </w:rPr>
        <w:t>d</w:t>
      </w:r>
      <w:r w:rsidR="00C67B02">
        <w:rPr>
          <w:lang w:val="pt-PT"/>
        </w:rPr>
        <w:t xml:space="preserve">iagramas de </w:t>
      </w:r>
      <w:r>
        <w:rPr>
          <w:lang w:val="pt-PT"/>
        </w:rPr>
        <w:t>c</w:t>
      </w:r>
      <w:r w:rsidR="00C67B02">
        <w:rPr>
          <w:lang w:val="pt-PT"/>
        </w:rPr>
        <w:t xml:space="preserve">lasses </w:t>
      </w:r>
      <w:r>
        <w:rPr>
          <w:lang w:val="pt-PT"/>
        </w:rPr>
        <w:t>p</w:t>
      </w:r>
      <w:r w:rsidR="00C67B02">
        <w:rPr>
          <w:lang w:val="pt-PT"/>
        </w:rPr>
        <w:t>arciais</w:t>
      </w:r>
      <w:bookmarkEnd w:id="26"/>
      <w:bookmarkEnd w:id="27"/>
    </w:p>
    <w:p w14:paraId="17184A90" w14:textId="77777777" w:rsidR="00925F55" w:rsidRPr="00925F55" w:rsidRDefault="00925F55" w:rsidP="00925F55">
      <w:pPr>
        <w:rPr>
          <w:lang w:val="pt-PT"/>
        </w:rPr>
      </w:pPr>
    </w:p>
    <w:p w14:paraId="707017CA" w14:textId="3AEA29FF" w:rsidR="0027074F" w:rsidRDefault="00F30433" w:rsidP="00925F55">
      <w:pPr>
        <w:pStyle w:val="Heading3"/>
        <w:rPr>
          <w:lang w:val="pt-PT"/>
        </w:rPr>
      </w:pPr>
      <w:bookmarkStart w:id="28" w:name="_Toc503091359"/>
      <w:bookmarkStart w:id="29" w:name="_Toc503793967"/>
      <w:r>
        <w:rPr>
          <w:lang w:val="pt-PT"/>
        </w:rPr>
        <w:t>Descrição de caso de u</w:t>
      </w:r>
      <w:r w:rsidR="0027074F">
        <w:rPr>
          <w:lang w:val="pt-PT"/>
        </w:rPr>
        <w:t>so - Criar Trilho</w:t>
      </w:r>
      <w:bookmarkEnd w:id="28"/>
      <w:bookmarkEnd w:id="29"/>
    </w:p>
    <w:p w14:paraId="225CE455" w14:textId="77777777" w:rsidR="00F30433" w:rsidRPr="00F30433" w:rsidRDefault="00F30433" w:rsidP="00F30433">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4315D4" w:rsidRDefault="00DF2BE9" w:rsidP="00216A4A">
            <w:r w:rsidRPr="004315D4">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4315D4"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9C29D8"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4315D4" w:rsidRDefault="00DF2BE9" w:rsidP="00216A4A">
            <w:pPr>
              <w:rPr>
                <w:b w:val="0"/>
              </w:rPr>
            </w:pPr>
            <w:r w:rsidRPr="004315D4">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7005C5" w:rsidRPr="007005C5" w14:paraId="3B12515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CE43B1" w14:textId="41F8DFE9" w:rsidR="007005C5" w:rsidRPr="004315D4" w:rsidRDefault="007005C5" w:rsidP="00216A4A">
            <w:r w:rsidRPr="004315D4">
              <w:t>Tamanho</w:t>
            </w:r>
          </w:p>
        </w:tc>
        <w:tc>
          <w:tcPr>
            <w:tcW w:w="6259" w:type="dxa"/>
          </w:tcPr>
          <w:p w14:paraId="5807B75D" w14:textId="03B2D533"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DF2BE9" w:rsidRPr="009C29D8" w14:paraId="02577B9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4315D4" w:rsidRDefault="00DF2BE9" w:rsidP="00216A4A">
            <w:pPr>
              <w:rPr>
                <w:b w:val="0"/>
              </w:rPr>
            </w:pPr>
            <w:r w:rsidRPr="004315D4">
              <w:t>Pré-condição</w:t>
            </w:r>
          </w:p>
        </w:tc>
        <w:tc>
          <w:tcPr>
            <w:tcW w:w="6259" w:type="dxa"/>
          </w:tcPr>
          <w:p w14:paraId="3C18112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DF2BE9" w:rsidRPr="009C29D8" w14:paraId="15AE146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4315D4" w:rsidRDefault="00DF2BE9" w:rsidP="00216A4A">
            <w:pPr>
              <w:rPr>
                <w:b w:val="0"/>
              </w:rPr>
            </w:pPr>
            <w:r w:rsidRPr="004315D4">
              <w:t>Cenário principal</w:t>
            </w:r>
          </w:p>
        </w:tc>
        <w:tc>
          <w:tcPr>
            <w:tcW w:w="6259" w:type="dxa"/>
          </w:tcPr>
          <w:p w14:paraId="06089EF0" w14:textId="4D182B1F" w:rsidR="00DF2BE9" w:rsidRDefault="00DF2BE9" w:rsidP="00216A4A">
            <w:pPr>
              <w:cnfStyle w:val="000000100000" w:firstRow="0" w:lastRow="0" w:firstColumn="0" w:lastColumn="0" w:oddVBand="0" w:evenVBand="0" w:oddHBand="1" w:evenHBand="0" w:firstRowFirstColumn="0" w:firstRowLastColumn="0" w:lastRowFirstColumn="0" w:lastRowLastColumn="0"/>
            </w:pPr>
            <w:r>
              <w:t>1) O Professor/Gestor escolhe página para criar trilho.</w:t>
            </w:r>
          </w:p>
          <w:p w14:paraId="13C6056D"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Nome Trilho</w:t>
            </w:r>
          </w:p>
          <w:p w14:paraId="3A3918C0"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Distancia Trilho</w:t>
            </w:r>
          </w:p>
          <w:p w14:paraId="3197066C"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Inicio Trilho</w:t>
            </w:r>
          </w:p>
          <w:p w14:paraId="09DE31AF" w14:textId="77777777" w:rsidR="00DF2BE9"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Fim Trilho</w:t>
            </w:r>
          </w:p>
          <w:p w14:paraId="06D6AFA6" w14:textId="77777777" w:rsidR="00CF212C"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Sumario</w:t>
            </w:r>
          </w:p>
          <w:p w14:paraId="751D390F" w14:textId="61A56ECC" w:rsidR="00CF212C" w:rsidRPr="002C6218"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Descrição</w:t>
            </w:r>
          </w:p>
          <w:p w14:paraId="2C24AEE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Dificuldade</w:t>
            </w:r>
          </w:p>
          <w:p w14:paraId="165609AB" w14:textId="2FADBED7" w:rsidR="00DF2BE9" w:rsidRPr="002C6218" w:rsidRDefault="00270E0E"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Estado</w:t>
            </w:r>
          </w:p>
          <w:p w14:paraId="7DBD985E"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4)</w:t>
            </w:r>
            <w:r w:rsidRPr="00D76180">
              <w:t xml:space="preserve"> </w:t>
            </w:r>
            <w:r>
              <w:t>O sistema mostra página Criar Trilhos com novo trilho adicionado.</w:t>
            </w:r>
          </w:p>
        </w:tc>
      </w:tr>
      <w:tr w:rsidR="00DF2BE9" w:rsidRPr="009C29D8" w14:paraId="1AADAAC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251ADED" w14:textId="7D22F8C5" w:rsidR="00DF2BE9" w:rsidRPr="004315D4" w:rsidRDefault="00DF2BE9" w:rsidP="00216A4A">
            <w:pPr>
              <w:rPr>
                <w:b w:val="0"/>
              </w:rPr>
            </w:pPr>
            <w:r w:rsidRPr="004315D4">
              <w:t>Cenário alternativo</w:t>
            </w:r>
          </w:p>
        </w:tc>
        <w:tc>
          <w:tcPr>
            <w:tcW w:w="6259" w:type="dxa"/>
          </w:tcPr>
          <w:p w14:paraId="228A3644" w14:textId="3D03E8F8"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3.a) Se o Professor/Gestor deixar um ou mais campos por preencher, o sistema mostra uma ou mais mensagens </w:t>
            </w:r>
            <w:r w:rsidR="007E2167">
              <w:rPr>
                <w:rFonts w:ascii="Consolas" w:hAnsi="Consolas" w:cs="Consolas"/>
                <w:color w:val="A31515"/>
                <w:sz w:val="19"/>
                <w:szCs w:val="19"/>
              </w:rPr>
              <w:t xml:space="preserve">"Introduza </w:t>
            </w:r>
            <w:r w:rsidR="007E2167" w:rsidRPr="007E2167">
              <w:rPr>
                <w:rFonts w:ascii="Consolas" w:hAnsi="Consolas" w:cs="Consolas"/>
                <w:color w:val="A31515"/>
                <w:sz w:val="19"/>
                <w:szCs w:val="19"/>
              </w:rPr>
              <w:t>(nome campo)"</w:t>
            </w:r>
            <w:r w:rsidR="007E2167">
              <w:t>.</w:t>
            </w:r>
          </w:p>
          <w:p w14:paraId="2B50880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p>
          <w:p w14:paraId="4B7F264C"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99E2651" w14:textId="7CF55A26" w:rsidR="00DF2BE9" w:rsidRPr="002C6218" w:rsidRDefault="00DF2BE9"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rsidRPr="002C6218">
              <w:t xml:space="preserve">Professor/Gestor introduz no campo </w:t>
            </w:r>
            <w:r w:rsidR="007E2167">
              <w:t>Sumario mais de 200 caracteres ou menos de 5</w:t>
            </w:r>
            <w:r w:rsidRPr="002C6218">
              <w:t>.</w:t>
            </w:r>
          </w:p>
          <w:p w14:paraId="1330B70A" w14:textId="29E7EEF6" w:rsidR="00DF2BE9" w:rsidRPr="002C6218" w:rsidRDefault="007E2167"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Mensagem: </w:t>
            </w:r>
            <w:r w:rsidRPr="007E2167">
              <w:rPr>
                <w:rFonts w:ascii="Consolas" w:hAnsi="Consolas" w:cs="Consolas"/>
                <w:color w:val="A31515"/>
                <w:sz w:val="19"/>
                <w:szCs w:val="19"/>
              </w:rPr>
              <w:t>"Sumario tem entre 5-200 caracteres"</w:t>
            </w:r>
          </w:p>
          <w:p w14:paraId="4EEAA44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r w:rsidR="00DF2BE9" w:rsidRPr="009C29D8" w14:paraId="5FE59CC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4315D4" w:rsidRDefault="00DF2BE9" w:rsidP="00216A4A">
            <w:pPr>
              <w:rPr>
                <w:b w:val="0"/>
              </w:rPr>
            </w:pPr>
            <w:r w:rsidRPr="004315D4">
              <w:t>Suplementos</w:t>
            </w:r>
          </w:p>
        </w:tc>
        <w:tc>
          <w:tcPr>
            <w:tcW w:w="6259" w:type="dxa"/>
          </w:tcPr>
          <w:p w14:paraId="59CF7795"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 Exemplo: </w:t>
            </w:r>
          </w:p>
          <w:p w14:paraId="2B2F782F" w14:textId="7D2C5637" w:rsidR="00DF2BE9"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Professor/Gestor submete formulário com campo Nome do Trilho a nulo.</w:t>
            </w:r>
            <w:r>
              <w:t xml:space="preserve"> </w:t>
            </w:r>
            <w:r w:rsidRPr="00B87934">
              <w:t xml:space="preserve">O sistema mostra mensagem: </w:t>
            </w:r>
            <w:r w:rsidR="007E2167">
              <w:rPr>
                <w:rFonts w:ascii="Consolas" w:hAnsi="Consolas" w:cs="Consolas"/>
                <w:color w:val="A31515"/>
                <w:sz w:val="19"/>
                <w:szCs w:val="19"/>
                <w:lang w:val="en-US"/>
              </w:rPr>
              <w:t>"Introduza nome do Trilho"</w:t>
            </w:r>
            <w:r w:rsidRPr="00B87934">
              <w:t>.</w:t>
            </w:r>
          </w:p>
          <w:p w14:paraId="572274BF" w14:textId="77777777" w:rsidR="00DF2BE9" w:rsidRPr="00D41B0A"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4315D4" w:rsidRDefault="00DF2BE9" w:rsidP="00216A4A">
            <w:pPr>
              <w:rPr>
                <w:b w:val="0"/>
              </w:rPr>
            </w:pPr>
            <w:r w:rsidRPr="004315D4">
              <w:t>Pós-condição</w:t>
            </w:r>
          </w:p>
        </w:tc>
        <w:tc>
          <w:tcPr>
            <w:tcW w:w="6259" w:type="dxa"/>
          </w:tcPr>
          <w:p w14:paraId="00D05613"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Não tem.</w:t>
            </w:r>
          </w:p>
        </w:tc>
      </w:tr>
      <w:tr w:rsidR="00DF2BE9" w14:paraId="1F5BC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4315D4" w:rsidRDefault="00DF2BE9" w:rsidP="00216A4A">
            <w:pPr>
              <w:rPr>
                <w:b w:val="0"/>
              </w:rPr>
            </w:pPr>
          </w:p>
        </w:tc>
        <w:tc>
          <w:tcPr>
            <w:tcW w:w="6259" w:type="dxa"/>
          </w:tcPr>
          <w:p w14:paraId="296B95BA"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bl>
    <w:p w14:paraId="200234E6" w14:textId="4E2A5742" w:rsidR="00DF2BE9" w:rsidRDefault="00DF2BE9" w:rsidP="00165ECE">
      <w:pPr>
        <w:rPr>
          <w:lang w:val="pt-PT"/>
        </w:rPr>
      </w:pPr>
    </w:p>
    <w:p w14:paraId="49625A9D" w14:textId="5E575D10" w:rsidR="00F30433" w:rsidRDefault="00F30433" w:rsidP="00165ECE">
      <w:pPr>
        <w:rPr>
          <w:lang w:val="pt-PT"/>
        </w:rPr>
      </w:pPr>
    </w:p>
    <w:p w14:paraId="589A23B3" w14:textId="77777777" w:rsidR="00F30433" w:rsidRDefault="00F30433" w:rsidP="00165ECE">
      <w:pPr>
        <w:rPr>
          <w:lang w:val="pt-PT"/>
        </w:rPr>
      </w:pPr>
    </w:p>
    <w:p w14:paraId="7C0B8C64" w14:textId="4ADF077C" w:rsidR="00ED3C04" w:rsidRDefault="00F30433" w:rsidP="00ED3C04">
      <w:pPr>
        <w:pStyle w:val="Heading3"/>
        <w:rPr>
          <w:lang w:val="pt-PT"/>
        </w:rPr>
      </w:pPr>
      <w:bookmarkStart w:id="30" w:name="_Toc503091361"/>
      <w:bookmarkStart w:id="31" w:name="_Toc503793968"/>
      <w:r>
        <w:rPr>
          <w:lang w:val="pt-PT"/>
        </w:rPr>
        <w:lastRenderedPageBreak/>
        <w:t>Diagrama de classes p</w:t>
      </w:r>
      <w:r w:rsidR="00ED3C04">
        <w:rPr>
          <w:lang w:val="pt-PT"/>
        </w:rPr>
        <w:t>arcial</w:t>
      </w:r>
      <w:bookmarkEnd w:id="30"/>
      <w:bookmarkEnd w:id="31"/>
    </w:p>
    <w:p w14:paraId="7D042191" w14:textId="77777777" w:rsidR="00ED3C04" w:rsidRPr="00ED3C04" w:rsidRDefault="00ED3C04" w:rsidP="00ED3C04">
      <w:pPr>
        <w:rPr>
          <w:lang w:val="pt-PT"/>
        </w:rPr>
      </w:pPr>
    </w:p>
    <w:p w14:paraId="0C8E769A" w14:textId="7160A0D6" w:rsidR="00A43764" w:rsidRDefault="00ED3C04">
      <w:pPr>
        <w:rPr>
          <w:lang w:val="pt-PT"/>
        </w:rPr>
      </w:pPr>
      <w:r>
        <w:rPr>
          <w:noProof/>
          <w:lang w:eastAsia="en-GB"/>
        </w:rPr>
        <w:drawing>
          <wp:inline distT="0" distB="0" distL="0" distR="0" wp14:anchorId="5607D047" wp14:editId="04CE174D">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2">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5068BC46" w14:textId="77777777" w:rsidR="00165ECE" w:rsidRDefault="00165ECE" w:rsidP="00165ECE">
      <w:pPr>
        <w:rPr>
          <w:lang w:val="pt-PT"/>
        </w:rPr>
      </w:pPr>
    </w:p>
    <w:p w14:paraId="04384037" w14:textId="1D1EAB4D" w:rsidR="00ED3C04" w:rsidRDefault="00526EE5" w:rsidP="00526EE5">
      <w:pPr>
        <w:pStyle w:val="Figuras"/>
        <w:rPr>
          <w:rFonts w:asciiTheme="majorHAnsi" w:eastAsiaTheme="majorEastAsia" w:hAnsiTheme="majorHAnsi" w:cstheme="majorBidi"/>
          <w:color w:val="1F4D78" w:themeColor="accent1" w:themeShade="7F"/>
          <w:sz w:val="24"/>
          <w:szCs w:val="24"/>
          <w:lang w:val="pt-PT"/>
        </w:rPr>
      </w:pPr>
      <w:bookmarkStart w:id="32" w:name="_Toc503091360"/>
      <w:bookmarkStart w:id="33" w:name="_Toc503794029"/>
      <w:r>
        <w:rPr>
          <w:lang w:val="pt-PT"/>
        </w:rPr>
        <w:t>Fig. 4 - Diagrama de classes parcial - CRUD Trilho</w:t>
      </w:r>
      <w:bookmarkEnd w:id="33"/>
      <w:r w:rsidR="00ED3C04">
        <w:rPr>
          <w:lang w:val="pt-PT"/>
        </w:rPr>
        <w:br w:type="page"/>
      </w:r>
    </w:p>
    <w:p w14:paraId="5D0BAA76" w14:textId="5FAB01D2" w:rsidR="007529CF" w:rsidRDefault="00F30433" w:rsidP="00E92690">
      <w:pPr>
        <w:pStyle w:val="Heading3"/>
        <w:rPr>
          <w:lang w:val="pt-PT"/>
        </w:rPr>
      </w:pPr>
      <w:bookmarkStart w:id="34" w:name="_Toc503793969"/>
      <w:r>
        <w:rPr>
          <w:lang w:val="pt-PT"/>
        </w:rPr>
        <w:lastRenderedPageBreak/>
        <w:t xml:space="preserve">Diagrama </w:t>
      </w:r>
      <w:r w:rsidR="004109E5">
        <w:rPr>
          <w:lang w:val="pt-PT"/>
        </w:rPr>
        <w:t>sequência</w:t>
      </w:r>
      <w:r w:rsidR="007529CF">
        <w:rPr>
          <w:lang w:val="pt-PT"/>
        </w:rPr>
        <w:t xml:space="preserve"> </w:t>
      </w:r>
      <w:r w:rsidR="00561443">
        <w:rPr>
          <w:lang w:val="pt-PT"/>
        </w:rPr>
        <w:t xml:space="preserve">- </w:t>
      </w:r>
      <w:r w:rsidR="007529CF">
        <w:rPr>
          <w:lang w:val="pt-PT"/>
        </w:rPr>
        <w:t>Criar Trilho</w:t>
      </w:r>
      <w:bookmarkEnd w:id="32"/>
      <w:bookmarkEnd w:id="34"/>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eastAsia="en-GB"/>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3">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CE845EE" w14:textId="77BF867C" w:rsidR="005B1E98" w:rsidRDefault="00526EE5" w:rsidP="00526EE5">
      <w:pPr>
        <w:pStyle w:val="Figuras"/>
        <w:rPr>
          <w:lang w:val="pt-PT"/>
        </w:rPr>
      </w:pPr>
      <w:bookmarkStart w:id="35" w:name="_Toc503794030"/>
      <w:r>
        <w:rPr>
          <w:lang w:val="pt-PT"/>
        </w:rPr>
        <w:t>Fig. 5 - Diagrama de sequência - Criar Trilho</w:t>
      </w:r>
      <w:bookmarkEnd w:id="35"/>
      <w:r w:rsidR="00A43764">
        <w:rPr>
          <w:lang w:val="pt-PT"/>
        </w:rPr>
        <w:br w:type="page"/>
      </w:r>
    </w:p>
    <w:p w14:paraId="4CE1B302" w14:textId="6FA31885" w:rsidR="0027074F" w:rsidRDefault="004109E5" w:rsidP="004109E5">
      <w:pPr>
        <w:pStyle w:val="Heading3"/>
        <w:rPr>
          <w:lang w:val="pt-PT"/>
        </w:rPr>
      </w:pPr>
      <w:bookmarkStart w:id="36" w:name="_Toc503091362"/>
      <w:bookmarkStart w:id="37" w:name="_Toc503793970"/>
      <w:r>
        <w:rPr>
          <w:lang w:val="pt-PT"/>
        </w:rPr>
        <w:lastRenderedPageBreak/>
        <w:t>Descrição de caso de u</w:t>
      </w:r>
      <w:r w:rsidR="0027074F">
        <w:rPr>
          <w:lang w:val="pt-PT"/>
        </w:rPr>
        <w:t>so - Alterar Trilho</w:t>
      </w:r>
      <w:bookmarkEnd w:id="36"/>
      <w:bookmarkEnd w:id="37"/>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4315D4" w:rsidRDefault="00744569" w:rsidP="00216A4A">
            <w:r w:rsidRPr="004315D4">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4315D4"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9C29D8"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4315D4" w:rsidRDefault="00744569" w:rsidP="00216A4A">
            <w:pPr>
              <w:rPr>
                <w:b w:val="0"/>
              </w:rPr>
            </w:pPr>
            <w:r w:rsidRPr="004315D4">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005C5" w:rsidRPr="007005C5" w14:paraId="67BF86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B455621" w14:textId="155E6B82" w:rsidR="007005C5" w:rsidRPr="004315D4" w:rsidRDefault="007005C5" w:rsidP="00216A4A">
            <w:r w:rsidRPr="004315D4">
              <w:t>Tamanho</w:t>
            </w:r>
          </w:p>
        </w:tc>
        <w:tc>
          <w:tcPr>
            <w:tcW w:w="6259" w:type="dxa"/>
          </w:tcPr>
          <w:p w14:paraId="1E060376" w14:textId="624F1E69" w:rsidR="007005C5" w:rsidRDefault="007005C5" w:rsidP="00216A4A">
            <w:pPr>
              <w:cnfStyle w:val="000000100000" w:firstRow="0" w:lastRow="0" w:firstColumn="0" w:lastColumn="0" w:oddVBand="0" w:evenVBand="0" w:oddHBand="1" w:evenHBand="0" w:firstRowFirstColumn="0" w:firstRowLastColumn="0" w:lastRowFirstColumn="0" w:lastRowLastColumn="0"/>
            </w:pPr>
            <w:r>
              <w:t>13</w:t>
            </w:r>
          </w:p>
        </w:tc>
      </w:tr>
      <w:tr w:rsidR="00744569" w:rsidRPr="009C29D8" w14:paraId="2D97C3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4315D4" w:rsidRDefault="00744569" w:rsidP="00216A4A">
            <w:pPr>
              <w:rPr>
                <w:b w:val="0"/>
              </w:rPr>
            </w:pPr>
            <w:r w:rsidRPr="004315D4">
              <w:t>Pré-condição</w:t>
            </w:r>
          </w:p>
        </w:tc>
        <w:tc>
          <w:tcPr>
            <w:tcW w:w="6259" w:type="dxa"/>
          </w:tcPr>
          <w:p w14:paraId="772A51F9"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744569" w:rsidRPr="009C29D8" w14:paraId="73A4BC0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4315D4" w:rsidRDefault="00744569" w:rsidP="00216A4A">
            <w:pPr>
              <w:rPr>
                <w:b w:val="0"/>
              </w:rPr>
            </w:pPr>
            <w:r w:rsidRPr="004315D4">
              <w:t>Cenário principal</w:t>
            </w:r>
          </w:p>
        </w:tc>
        <w:tc>
          <w:tcPr>
            <w:tcW w:w="6259" w:type="dxa"/>
          </w:tcPr>
          <w:p w14:paraId="45BC011B" w14:textId="5A0D58E5"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1) O Professor/Gestor escolhe página para alterar trilhos.</w:t>
            </w:r>
          </w:p>
          <w:p w14:paraId="58834AE3"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Distancia Trilho</w:t>
            </w:r>
          </w:p>
          <w:p w14:paraId="48022C9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Inicio Trilho</w:t>
            </w:r>
          </w:p>
          <w:p w14:paraId="16747C96" w14:textId="77777777" w:rsidR="00744569"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Fim Trilho</w:t>
            </w:r>
          </w:p>
          <w:p w14:paraId="229869AB" w14:textId="77777777" w:rsidR="00CF212C"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Sumario</w:t>
            </w:r>
          </w:p>
          <w:p w14:paraId="4C1A8BA1" w14:textId="58BBB217" w:rsidR="00CF212C" w:rsidRPr="002C6218"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Descrição</w:t>
            </w:r>
          </w:p>
          <w:p w14:paraId="0DDC4C07"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Dificuldade</w:t>
            </w:r>
            <w:r w:rsidRPr="002C6218">
              <w:tab/>
            </w:r>
          </w:p>
          <w:p w14:paraId="36DBD83E"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Estado</w:t>
            </w:r>
          </w:p>
          <w:p w14:paraId="2B039E5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6) O sistema mostra página Atualizar Trilhos com trilho atualizado.</w:t>
            </w:r>
          </w:p>
        </w:tc>
      </w:tr>
      <w:tr w:rsidR="00744569" w:rsidRPr="009C29D8" w14:paraId="2D44986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1CF16B1" w14:textId="316B7668" w:rsidR="00744569" w:rsidRPr="004315D4" w:rsidRDefault="00744569" w:rsidP="00216A4A">
            <w:pPr>
              <w:rPr>
                <w:b w:val="0"/>
              </w:rPr>
            </w:pPr>
            <w:r w:rsidRPr="004315D4">
              <w:t>Cenário alternativo</w:t>
            </w:r>
          </w:p>
        </w:tc>
        <w:tc>
          <w:tcPr>
            <w:tcW w:w="6259" w:type="dxa"/>
          </w:tcPr>
          <w:p w14:paraId="48D1D7DC" w14:textId="77777777" w:rsidR="00CF212C" w:rsidRDefault="00744569" w:rsidP="00CF212C">
            <w:pPr>
              <w:jc w:val="both"/>
              <w:cnfStyle w:val="000000000000" w:firstRow="0" w:lastRow="0" w:firstColumn="0" w:lastColumn="0" w:oddVBand="0" w:evenVBand="0" w:oddHBand="0" w:evenHBand="0" w:firstRowFirstColumn="0" w:firstRowLastColumn="0" w:lastRowFirstColumn="0" w:lastRowLastColumn="0"/>
            </w:pPr>
            <w:r>
              <w:t xml:space="preserve">5.a) Se o Professor/Gestor deixar um ou mais campos a nulo, o sistema mostra uma ou mais mensagens </w:t>
            </w:r>
            <w:r w:rsidR="00CF212C">
              <w:rPr>
                <w:rFonts w:ascii="Consolas" w:hAnsi="Consolas" w:cs="Consolas"/>
                <w:color w:val="A31515"/>
                <w:sz w:val="19"/>
                <w:szCs w:val="19"/>
              </w:rPr>
              <w:t xml:space="preserve">"Introduza </w:t>
            </w:r>
            <w:r w:rsidR="00CF212C" w:rsidRPr="007E2167">
              <w:rPr>
                <w:rFonts w:ascii="Consolas" w:hAnsi="Consolas" w:cs="Consolas"/>
                <w:color w:val="A31515"/>
                <w:sz w:val="19"/>
                <w:szCs w:val="19"/>
              </w:rPr>
              <w:t>(nome campo)"</w:t>
            </w:r>
            <w:r w:rsidR="00CF212C">
              <w:t>.</w:t>
            </w:r>
          </w:p>
          <w:p w14:paraId="15268E6A" w14:textId="51EB3EB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7F1D0176" w14:textId="77777777" w:rsidR="00CF212C" w:rsidRDefault="00744569" w:rsidP="00CF212C">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 xml:space="preserve">Professor/Gestor introduz no campo </w:t>
            </w:r>
            <w:r w:rsidR="00CF212C">
              <w:t>Sumario mais de 200 caracteres ou menos de 5.</w:t>
            </w:r>
          </w:p>
          <w:p w14:paraId="382CE471" w14:textId="16CE09E6" w:rsidR="00744569" w:rsidRPr="00D41B0A" w:rsidRDefault="00744569" w:rsidP="00CF212C">
            <w:pPr>
              <w:pStyle w:val="ListParagraph"/>
              <w:ind w:left="360"/>
              <w:jc w:val="both"/>
              <w:cnfStyle w:val="000000000000" w:firstRow="0" w:lastRow="0" w:firstColumn="0" w:lastColumn="0" w:oddVBand="0" w:evenVBand="0" w:oddHBand="0" w:evenHBand="0" w:firstRowFirstColumn="0" w:firstRowLastColumn="0" w:lastRowFirstColumn="0" w:lastRowLastColumn="0"/>
            </w:pPr>
            <w:r>
              <w:t xml:space="preserve"> </w:t>
            </w:r>
            <w:r w:rsidRPr="00E04480">
              <w:t xml:space="preserve">Mensagem: </w:t>
            </w:r>
            <w:r w:rsidR="00CF212C" w:rsidRPr="007E2167">
              <w:rPr>
                <w:rFonts w:ascii="Consolas" w:hAnsi="Consolas" w:cs="Consolas"/>
                <w:color w:val="A31515"/>
                <w:sz w:val="19"/>
                <w:szCs w:val="19"/>
              </w:rPr>
              <w:t>"Sumario tem entre 5-200 caracteres"</w:t>
            </w:r>
            <w:r w:rsidRPr="00E04480">
              <w:t>.</w:t>
            </w:r>
          </w:p>
        </w:tc>
      </w:tr>
      <w:tr w:rsidR="00744569" w:rsidRPr="009C29D8" w14:paraId="0338CD8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4315D4" w:rsidRDefault="00744569" w:rsidP="00216A4A">
            <w:pPr>
              <w:rPr>
                <w:b w:val="0"/>
              </w:rPr>
            </w:pPr>
            <w:r w:rsidRPr="004315D4">
              <w:t>Suplementos</w:t>
            </w:r>
          </w:p>
        </w:tc>
        <w:tc>
          <w:tcPr>
            <w:tcW w:w="6259" w:type="dxa"/>
          </w:tcPr>
          <w:p w14:paraId="3595B6B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270D61D7" w14:textId="132637BF" w:rsidR="00CF212C" w:rsidRPr="00CF212C"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 xml:space="preserve">Professor/Gestor submete formulário com campo Nome do Trilho a nulo. O sistema mostra mensagem: </w:t>
            </w:r>
            <w:r w:rsidR="00CF212C">
              <w:rPr>
                <w:rFonts w:ascii="Consolas" w:hAnsi="Consolas" w:cs="Consolas"/>
                <w:color w:val="A31515"/>
                <w:sz w:val="19"/>
                <w:szCs w:val="19"/>
                <w:lang w:val="en-US"/>
              </w:rPr>
              <w:t>"Introduza nome do Trilho".</w:t>
            </w:r>
          </w:p>
          <w:p w14:paraId="2AFB3BFB" w14:textId="476F47E7" w:rsidR="00744569" w:rsidRPr="00E04480" w:rsidRDefault="00744569" w:rsidP="00CF212C">
            <w:pPr>
              <w:pStyle w:val="ListParagraph"/>
              <w:ind w:left="360"/>
              <w:jc w:val="both"/>
              <w:cnfStyle w:val="000000100000" w:firstRow="0" w:lastRow="0" w:firstColumn="0" w:lastColumn="0" w:oddVBand="0" w:evenVBand="0" w:oddHBand="1"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4315D4" w:rsidRDefault="00744569" w:rsidP="00216A4A">
            <w:pPr>
              <w:rPr>
                <w:b w:val="0"/>
              </w:rPr>
            </w:pPr>
            <w:r w:rsidRPr="004315D4">
              <w:t>Pós-condição</w:t>
            </w:r>
          </w:p>
        </w:tc>
        <w:tc>
          <w:tcPr>
            <w:tcW w:w="6259" w:type="dxa"/>
          </w:tcPr>
          <w:p w14:paraId="3FDC5357"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Não tem</w:t>
            </w:r>
          </w:p>
        </w:tc>
      </w:tr>
      <w:tr w:rsidR="00744569" w14:paraId="3D67319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4315D4" w:rsidRDefault="00744569" w:rsidP="00216A4A">
            <w:pPr>
              <w:rPr>
                <w:b w:val="0"/>
              </w:rPr>
            </w:pPr>
          </w:p>
        </w:tc>
        <w:tc>
          <w:tcPr>
            <w:tcW w:w="6259" w:type="dxa"/>
          </w:tcPr>
          <w:p w14:paraId="43DAD697"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61285AFE" w:rsidR="007529CF" w:rsidRDefault="007529CF" w:rsidP="00E24BB5">
      <w:pPr>
        <w:pStyle w:val="Heading3"/>
        <w:rPr>
          <w:lang w:val="pt-PT"/>
        </w:rPr>
      </w:pPr>
      <w:bookmarkStart w:id="38" w:name="_Toc503091363"/>
      <w:bookmarkStart w:id="39" w:name="_Toc503793971"/>
      <w:r>
        <w:rPr>
          <w:lang w:val="pt-PT"/>
        </w:rPr>
        <w:lastRenderedPageBreak/>
        <w:t xml:space="preserve">Diagrama </w:t>
      </w:r>
      <w:r w:rsidR="004109E5">
        <w:rPr>
          <w:lang w:val="pt-PT"/>
        </w:rPr>
        <w:t>sequência</w:t>
      </w:r>
      <w:r>
        <w:rPr>
          <w:lang w:val="pt-PT"/>
        </w:rPr>
        <w:t xml:space="preserve"> </w:t>
      </w:r>
      <w:r w:rsidR="00561443">
        <w:rPr>
          <w:lang w:val="pt-PT"/>
        </w:rPr>
        <w:t xml:space="preserve">- </w:t>
      </w:r>
      <w:r>
        <w:rPr>
          <w:lang w:val="pt-PT"/>
        </w:rPr>
        <w:t>Alterar Trilho</w:t>
      </w:r>
      <w:bookmarkEnd w:id="38"/>
      <w:bookmarkEnd w:id="39"/>
    </w:p>
    <w:p w14:paraId="150E3C8F" w14:textId="77777777" w:rsidR="00160F69" w:rsidRDefault="00160F69" w:rsidP="00A00D55">
      <w:pPr>
        <w:spacing w:after="0"/>
        <w:rPr>
          <w:lang w:val="pt-PT"/>
        </w:rPr>
      </w:pPr>
    </w:p>
    <w:p w14:paraId="5E35F1D8" w14:textId="295EA74A" w:rsidR="007529CF" w:rsidRPr="007529CF" w:rsidRDefault="000A0285" w:rsidP="007529CF">
      <w:pPr>
        <w:rPr>
          <w:lang w:val="pt-PT"/>
        </w:rPr>
      </w:pPr>
      <w:r>
        <w:rPr>
          <w:noProof/>
          <w:lang w:eastAsia="en-GB"/>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53A2CB8" w:rsidR="007529CF" w:rsidRDefault="00526EE5" w:rsidP="00526EE5">
      <w:pPr>
        <w:pStyle w:val="Figuras"/>
        <w:rPr>
          <w:lang w:val="pt-PT"/>
        </w:rPr>
      </w:pPr>
      <w:bookmarkStart w:id="40" w:name="_Toc503794031"/>
      <w:r>
        <w:rPr>
          <w:lang w:val="pt-PT"/>
        </w:rPr>
        <w:t>Fig. 6 - Diagrama de sequência - Alterar Trilho</w:t>
      </w:r>
      <w:bookmarkEnd w:id="40"/>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8C934B8" w14:textId="77777777" w:rsidR="004109E5" w:rsidRDefault="004109E5" w:rsidP="00544A08">
      <w:pPr>
        <w:rPr>
          <w:lang w:val="pt-PT"/>
        </w:rPr>
      </w:pPr>
      <w:bookmarkStart w:id="41" w:name="_Toc503091364"/>
    </w:p>
    <w:p w14:paraId="6738C420" w14:textId="372BDEC1" w:rsidR="0027074F" w:rsidRDefault="004109E5" w:rsidP="004109E5">
      <w:pPr>
        <w:pStyle w:val="Heading3"/>
        <w:rPr>
          <w:lang w:val="pt-PT"/>
        </w:rPr>
      </w:pPr>
      <w:bookmarkStart w:id="42" w:name="_Toc503793972"/>
      <w:r>
        <w:rPr>
          <w:lang w:val="pt-PT"/>
        </w:rPr>
        <w:lastRenderedPageBreak/>
        <w:t>Descrição de caso de u</w:t>
      </w:r>
      <w:r w:rsidR="0027074F">
        <w:rPr>
          <w:lang w:val="pt-PT"/>
        </w:rPr>
        <w:t xml:space="preserve">so - </w:t>
      </w:r>
      <w:r w:rsidR="00160F69">
        <w:rPr>
          <w:lang w:val="pt-PT"/>
        </w:rPr>
        <w:t>Desativar</w:t>
      </w:r>
      <w:r w:rsidR="0027074F">
        <w:rPr>
          <w:lang w:val="pt-PT"/>
        </w:rPr>
        <w:t xml:space="preserve"> Trilho</w:t>
      </w:r>
      <w:bookmarkEnd w:id="41"/>
      <w:bookmarkEnd w:id="42"/>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4315D4" w:rsidRDefault="00561443" w:rsidP="00216A4A">
            <w:r w:rsidRPr="004315D4">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4315D4"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9C29D8"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4315D4" w:rsidRDefault="00561443" w:rsidP="00216A4A">
            <w:pPr>
              <w:rPr>
                <w:b w:val="0"/>
              </w:rPr>
            </w:pPr>
            <w:r w:rsidRPr="004315D4">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7005C5" w:rsidRPr="007005C5" w14:paraId="04081CC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42FD56" w14:textId="604E7B06" w:rsidR="007005C5" w:rsidRPr="004315D4" w:rsidRDefault="007005C5" w:rsidP="00216A4A">
            <w:r w:rsidRPr="004315D4">
              <w:t>Tamanho</w:t>
            </w:r>
          </w:p>
        </w:tc>
        <w:tc>
          <w:tcPr>
            <w:tcW w:w="6259" w:type="dxa"/>
          </w:tcPr>
          <w:p w14:paraId="67FD85EF" w14:textId="3DD26F8B" w:rsidR="007005C5" w:rsidRDefault="007005C5" w:rsidP="00216A4A">
            <w:pPr>
              <w:cnfStyle w:val="000000100000" w:firstRow="0" w:lastRow="0" w:firstColumn="0" w:lastColumn="0" w:oddVBand="0" w:evenVBand="0" w:oddHBand="1" w:evenHBand="0" w:firstRowFirstColumn="0" w:firstRowLastColumn="0" w:lastRowFirstColumn="0" w:lastRowLastColumn="0"/>
            </w:pPr>
            <w:r>
              <w:t>8</w:t>
            </w:r>
          </w:p>
        </w:tc>
      </w:tr>
      <w:tr w:rsidR="00561443" w:rsidRPr="009C29D8" w14:paraId="1F9D793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4315D4" w:rsidRDefault="00561443" w:rsidP="00216A4A">
            <w:pPr>
              <w:rPr>
                <w:b w:val="0"/>
              </w:rPr>
            </w:pPr>
            <w:r w:rsidRPr="004315D4">
              <w:t>Pré-condição</w:t>
            </w:r>
          </w:p>
        </w:tc>
        <w:tc>
          <w:tcPr>
            <w:tcW w:w="6259" w:type="dxa"/>
          </w:tcPr>
          <w:p w14:paraId="613DEC4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561443" w:rsidRPr="009C29D8" w14:paraId="23AF76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4315D4" w:rsidRDefault="00561443" w:rsidP="00216A4A">
            <w:pPr>
              <w:rPr>
                <w:b w:val="0"/>
              </w:rPr>
            </w:pPr>
            <w:r w:rsidRPr="004315D4">
              <w:t>Cenário principal</w:t>
            </w:r>
          </w:p>
        </w:tc>
        <w:tc>
          <w:tcPr>
            <w:tcW w:w="6259" w:type="dxa"/>
          </w:tcPr>
          <w:p w14:paraId="71242FD8" w14:textId="425131D7" w:rsidR="00561443" w:rsidRDefault="00561443" w:rsidP="00216A4A">
            <w:pPr>
              <w:cnfStyle w:val="000000100000" w:firstRow="0" w:lastRow="0" w:firstColumn="0" w:lastColumn="0" w:oddVBand="0" w:evenVBand="0" w:oddHBand="1" w:evenHBand="0" w:firstRowFirstColumn="0" w:firstRowLastColumn="0" w:lastRowFirstColumn="0" w:lastRowLastColumn="0"/>
            </w:pPr>
            <w:r>
              <w:t>1) O Professor/</w:t>
            </w:r>
            <w:r w:rsidR="00CF212C">
              <w:t>Gestor escolhe página</w:t>
            </w:r>
            <w:r>
              <w:t xml:space="preserve"> para desativar trilho.</w:t>
            </w:r>
          </w:p>
          <w:p w14:paraId="144C6323" w14:textId="77777777" w:rsidR="00561443" w:rsidRDefault="00561443" w:rsidP="00216A4A">
            <w:pPr>
              <w:ind w:left="284" w:hanging="284"/>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5183FE52" w14:textId="0F36F4FD"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3) O Professor/Gestor seleciona o trilho que pretende </w:t>
            </w:r>
            <w:r w:rsidR="00CF212C">
              <w:t>desativar</w:t>
            </w:r>
            <w:r>
              <w:t xml:space="preserve"> e prime botão </w:t>
            </w:r>
            <w:r w:rsidR="00CF212C" w:rsidRPr="00CF212C">
              <w:rPr>
                <w:b/>
              </w:rPr>
              <w:t>Desativar</w:t>
            </w:r>
            <w:r w:rsidR="00CF212C">
              <w:t>.</w:t>
            </w:r>
            <w:r>
              <w:t xml:space="preserve"> </w:t>
            </w:r>
          </w:p>
          <w:p w14:paraId="4FC06A01" w14:textId="011817F1" w:rsidR="00561443" w:rsidRDefault="00561443" w:rsidP="00ED3C04">
            <w:pPr>
              <w:cnfStyle w:val="000000100000" w:firstRow="0" w:lastRow="0" w:firstColumn="0" w:lastColumn="0" w:oddVBand="0" w:evenVBand="0" w:oddHBand="1" w:evenHBand="0" w:firstRowFirstColumn="0" w:firstRowLastColumn="0" w:lastRowFirstColumn="0" w:lastRowLastColumn="0"/>
            </w:pPr>
            <w:r>
              <w:t xml:space="preserve">4) O sistema mostra página </w:t>
            </w:r>
            <w:r w:rsidR="00ED3C04">
              <w:t>de</w:t>
            </w:r>
            <w:r>
              <w:t xml:space="preserve"> Trilhos com tabela de Trilhos atualizada.</w:t>
            </w:r>
          </w:p>
        </w:tc>
      </w:tr>
      <w:tr w:rsidR="00561443" w:rsidRPr="009C29D8" w14:paraId="64AE86F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4315D4" w:rsidRDefault="00561443" w:rsidP="00216A4A">
            <w:pPr>
              <w:rPr>
                <w:b w:val="0"/>
              </w:rPr>
            </w:pPr>
            <w:r w:rsidRPr="004315D4">
              <w:t>Cenário alternativo</w:t>
            </w:r>
          </w:p>
        </w:tc>
        <w:tc>
          <w:tcPr>
            <w:tcW w:w="6259" w:type="dxa"/>
          </w:tcPr>
          <w:p w14:paraId="63A5A4C2" w14:textId="0A99DF4F" w:rsidR="00561443" w:rsidRDefault="00561443" w:rsidP="00ED3C04">
            <w:pPr>
              <w:cnfStyle w:val="000000000000" w:firstRow="0" w:lastRow="0" w:firstColumn="0" w:lastColumn="0" w:oddVBand="0" w:evenVBand="0" w:oddHBand="0"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r w:rsidR="00ED3C04">
              <w:t xml:space="preserve"> </w:t>
            </w:r>
            <w:r w:rsidR="00ED3C04" w:rsidRPr="00ED3C04">
              <w:rPr>
                <w:color w:val="FF0000"/>
              </w:rPr>
              <w:t>(</w:t>
            </w:r>
            <w:r w:rsidR="00ED3C04">
              <w:rPr>
                <w:color w:val="FF0000"/>
              </w:rPr>
              <w:t>Modulo n</w:t>
            </w:r>
            <w:r w:rsidR="00ED3C04" w:rsidRPr="00ED3C04">
              <w:rPr>
                <w:color w:val="FF0000"/>
              </w:rPr>
              <w:t>ão implementado</w:t>
            </w:r>
            <w:r w:rsidR="00ED3C04">
              <w:rPr>
                <w:color w:val="FF0000"/>
              </w:rPr>
              <w:t>!</w:t>
            </w:r>
            <w:r w:rsidR="00ED3C04" w:rsidRPr="00ED3C04">
              <w:rPr>
                <w:color w:val="FF0000"/>
              </w:rPr>
              <w:t>)</w:t>
            </w:r>
          </w:p>
        </w:tc>
      </w:tr>
      <w:tr w:rsidR="00561443" w:rsidRPr="009C29D8" w14:paraId="561FE73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4315D4" w:rsidRDefault="00561443" w:rsidP="00216A4A">
            <w:pPr>
              <w:rPr>
                <w:b w:val="0"/>
              </w:rPr>
            </w:pPr>
            <w:r w:rsidRPr="004315D4">
              <w:t>Suplementos</w:t>
            </w:r>
          </w:p>
        </w:tc>
        <w:tc>
          <w:tcPr>
            <w:tcW w:w="6259" w:type="dxa"/>
          </w:tcPr>
          <w:p w14:paraId="5F7CE9BD"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Testar se registo da tabela Trilho tem o campo desativar = sim.</w:t>
            </w:r>
          </w:p>
        </w:tc>
      </w:tr>
      <w:tr w:rsidR="00561443" w:rsidRPr="009C29D8" w14:paraId="496B2DE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4315D4" w:rsidRDefault="00561443" w:rsidP="00216A4A">
            <w:pPr>
              <w:rPr>
                <w:b w:val="0"/>
              </w:rPr>
            </w:pPr>
            <w:r w:rsidRPr="004315D4">
              <w:t>Pós-condição</w:t>
            </w:r>
          </w:p>
        </w:tc>
        <w:tc>
          <w:tcPr>
            <w:tcW w:w="6259" w:type="dxa"/>
          </w:tcPr>
          <w:p w14:paraId="2CBF7EAB" w14:textId="77777777" w:rsidR="00561443" w:rsidRDefault="00561443" w:rsidP="00216A4A">
            <w:pPr>
              <w:jc w:val="both"/>
              <w:cnfStyle w:val="000000000000" w:firstRow="0" w:lastRow="0" w:firstColumn="0" w:lastColumn="0" w:oddVBand="0" w:evenVBand="0" w:oddHBand="0" w:evenHBand="0" w:firstRowFirstColumn="0" w:firstRowLastColumn="0" w:lastRowFirstColumn="0" w:lastRowLastColumn="0"/>
            </w:pPr>
            <w:r>
              <w:t>Caso haja reservas para este trilho, tem de notificar os turistas que o trilho foi desativado.</w:t>
            </w:r>
          </w:p>
        </w:tc>
      </w:tr>
      <w:tr w:rsidR="00561443" w:rsidRPr="009C29D8" w14:paraId="34282A8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4315D4" w:rsidRDefault="00561443" w:rsidP="00216A4A">
            <w:pPr>
              <w:rPr>
                <w:b w:val="0"/>
              </w:rPr>
            </w:pPr>
          </w:p>
        </w:tc>
        <w:tc>
          <w:tcPr>
            <w:tcW w:w="6259" w:type="dxa"/>
          </w:tcPr>
          <w:p w14:paraId="5F82B35F"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bl>
    <w:p w14:paraId="03F4C09C" w14:textId="77777777" w:rsidR="0027074F" w:rsidRDefault="0027074F" w:rsidP="00A00D55">
      <w:pPr>
        <w:spacing w:before="240"/>
        <w:jc w:val="both"/>
        <w:rPr>
          <w:lang w:val="pt-PT"/>
        </w:rPr>
      </w:pPr>
    </w:p>
    <w:p w14:paraId="5F8DD74B" w14:textId="1EA313EE" w:rsidR="007529CF" w:rsidRDefault="007529CF" w:rsidP="00561443">
      <w:pPr>
        <w:pStyle w:val="Heading3"/>
        <w:rPr>
          <w:lang w:val="pt-PT"/>
        </w:rPr>
      </w:pPr>
      <w:bookmarkStart w:id="43" w:name="_Toc503091365"/>
      <w:bookmarkStart w:id="44" w:name="_Toc503793973"/>
      <w:r>
        <w:rPr>
          <w:lang w:val="pt-PT"/>
        </w:rPr>
        <w:t xml:space="preserve">Diagrama </w:t>
      </w:r>
      <w:r w:rsidR="004109E5">
        <w:rPr>
          <w:lang w:val="pt-PT"/>
        </w:rPr>
        <w:t>sequência</w:t>
      </w:r>
      <w:r>
        <w:rPr>
          <w:lang w:val="pt-PT"/>
        </w:rPr>
        <w:t xml:space="preserve"> </w:t>
      </w:r>
      <w:r w:rsidR="00561443">
        <w:rPr>
          <w:lang w:val="pt-PT"/>
        </w:rPr>
        <w:t xml:space="preserve">- </w:t>
      </w:r>
      <w:r w:rsidR="004C7E5D">
        <w:rPr>
          <w:lang w:val="pt-PT"/>
        </w:rPr>
        <w:t>Desativar</w:t>
      </w:r>
      <w:r>
        <w:rPr>
          <w:lang w:val="pt-PT"/>
        </w:rPr>
        <w:t xml:space="preserve"> Trilho</w:t>
      </w:r>
      <w:bookmarkEnd w:id="43"/>
      <w:bookmarkEnd w:id="44"/>
    </w:p>
    <w:p w14:paraId="5F89420B" w14:textId="77777777" w:rsidR="004C7E5D" w:rsidRPr="004C7E5D" w:rsidRDefault="004C7E5D" w:rsidP="00A00D55">
      <w:pPr>
        <w:spacing w:after="0"/>
        <w:rPr>
          <w:lang w:val="pt-PT"/>
        </w:rPr>
      </w:pPr>
    </w:p>
    <w:p w14:paraId="055159AD" w14:textId="3F162952" w:rsidR="00526EE5" w:rsidRDefault="0040651F" w:rsidP="004109E5">
      <w:pPr>
        <w:jc w:val="center"/>
        <w:rPr>
          <w:lang w:val="pt-PT"/>
        </w:rPr>
      </w:pPr>
      <w:r>
        <w:rPr>
          <w:noProof/>
          <w:lang w:eastAsia="en-GB"/>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503BF359" w14:textId="3309DB92" w:rsidR="00526EE5" w:rsidRDefault="00526EE5" w:rsidP="00526EE5">
      <w:pPr>
        <w:pStyle w:val="Figuras"/>
        <w:rPr>
          <w:lang w:val="pt-PT"/>
        </w:rPr>
      </w:pPr>
      <w:bookmarkStart w:id="45" w:name="_Toc503794032"/>
      <w:r>
        <w:rPr>
          <w:lang w:val="pt-PT"/>
        </w:rPr>
        <w:t>Fig. 7 - Diagrama de sequência - Desactivar Trilho</w:t>
      </w:r>
      <w:bookmarkEnd w:id="45"/>
    </w:p>
    <w:p w14:paraId="719D2137" w14:textId="6DE2BD63" w:rsidR="0027074F" w:rsidRDefault="00552F3B" w:rsidP="00552F3B">
      <w:pPr>
        <w:pStyle w:val="Heading3"/>
        <w:rPr>
          <w:lang w:val="pt-PT"/>
        </w:rPr>
      </w:pPr>
      <w:bookmarkStart w:id="46" w:name="_Toc503091366"/>
      <w:bookmarkStart w:id="47" w:name="_Toc503793974"/>
      <w:r>
        <w:rPr>
          <w:lang w:val="pt-PT"/>
        </w:rPr>
        <w:lastRenderedPageBreak/>
        <w:t>Descrição de caso de u</w:t>
      </w:r>
      <w:r w:rsidR="0027074F">
        <w:rPr>
          <w:lang w:val="pt-PT"/>
        </w:rPr>
        <w:t>so - Consultar Trilho</w:t>
      </w:r>
      <w:bookmarkEnd w:id="46"/>
      <w:bookmarkEnd w:id="47"/>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4315D4" w:rsidRDefault="00844120" w:rsidP="00216A4A">
            <w:r w:rsidRPr="004315D4">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4315D4"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4315D4" w:rsidRDefault="00844120" w:rsidP="00216A4A">
            <w:pPr>
              <w:rPr>
                <w:b w:val="0"/>
              </w:rPr>
            </w:pPr>
            <w:r w:rsidRPr="004315D4">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7005C5" w14:paraId="57E63C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3A801E" w14:textId="39638E47" w:rsidR="007005C5" w:rsidRPr="004315D4" w:rsidRDefault="007005C5" w:rsidP="00216A4A">
            <w:r w:rsidRPr="004315D4">
              <w:t>Tamanho</w:t>
            </w:r>
          </w:p>
        </w:tc>
        <w:tc>
          <w:tcPr>
            <w:tcW w:w="6259" w:type="dxa"/>
          </w:tcPr>
          <w:p w14:paraId="4D51D85D" w14:textId="3B561727"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844120" w14:paraId="1A850DF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4315D4" w:rsidRDefault="00844120" w:rsidP="00216A4A">
            <w:pPr>
              <w:rPr>
                <w:b w:val="0"/>
              </w:rPr>
            </w:pPr>
            <w:r w:rsidRPr="004315D4">
              <w:t>Pré-condição</w:t>
            </w:r>
          </w:p>
        </w:tc>
        <w:tc>
          <w:tcPr>
            <w:tcW w:w="6259" w:type="dxa"/>
          </w:tcPr>
          <w:p w14:paraId="7278ACAB"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w:t>
            </w:r>
            <w:r w:rsidRPr="00447762">
              <w:t>ão tem.</w:t>
            </w:r>
          </w:p>
        </w:tc>
      </w:tr>
      <w:tr w:rsidR="00844120" w:rsidRPr="009C29D8" w14:paraId="5BF65CA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4315D4" w:rsidRDefault="00844120" w:rsidP="00216A4A">
            <w:pPr>
              <w:rPr>
                <w:b w:val="0"/>
              </w:rPr>
            </w:pPr>
            <w:r w:rsidRPr="004315D4">
              <w:t>Cenário principal</w:t>
            </w:r>
          </w:p>
        </w:tc>
        <w:tc>
          <w:tcPr>
            <w:tcW w:w="6259" w:type="dxa"/>
          </w:tcPr>
          <w:p w14:paraId="7A6185E7"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100000" w:firstRow="0" w:lastRow="0" w:firstColumn="0" w:lastColumn="0" w:oddVBand="0" w:evenVBand="0" w:oddHBand="1" w:evenHBand="0" w:firstRowFirstColumn="0" w:firstRowLastColumn="0" w:lastRowFirstColumn="0" w:lastRowLastColumn="0"/>
            </w:pPr>
            <w:r>
              <w:t>2) O sistema mostra página Trilhos.</w:t>
            </w:r>
          </w:p>
        </w:tc>
      </w:tr>
      <w:tr w:rsidR="00844120" w:rsidRPr="009C29D8" w14:paraId="4EFA2B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4315D4" w:rsidRDefault="00844120" w:rsidP="00216A4A">
            <w:pPr>
              <w:rPr>
                <w:b w:val="0"/>
              </w:rPr>
            </w:pPr>
            <w:r w:rsidRPr="004315D4">
              <w:t>Cenário alternativo</w:t>
            </w:r>
          </w:p>
        </w:tc>
        <w:tc>
          <w:tcPr>
            <w:tcW w:w="6259" w:type="dxa"/>
          </w:tcPr>
          <w:p w14:paraId="32AA6BE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4315D4" w:rsidRDefault="00844120" w:rsidP="00216A4A">
            <w:pPr>
              <w:rPr>
                <w:b w:val="0"/>
              </w:rPr>
            </w:pPr>
            <w:r w:rsidRPr="004315D4">
              <w:t>Suplementos</w:t>
            </w:r>
          </w:p>
        </w:tc>
        <w:tc>
          <w:tcPr>
            <w:tcW w:w="6259" w:type="dxa"/>
          </w:tcPr>
          <w:p w14:paraId="0CD2BEF1"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w:t>
            </w:r>
          </w:p>
        </w:tc>
      </w:tr>
      <w:tr w:rsidR="00844120" w14:paraId="2DE4278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4315D4" w:rsidRDefault="00844120" w:rsidP="00216A4A">
            <w:pPr>
              <w:rPr>
                <w:b w:val="0"/>
              </w:rPr>
            </w:pPr>
            <w:r w:rsidRPr="004315D4">
              <w:t>Pós-condição</w:t>
            </w:r>
          </w:p>
        </w:tc>
        <w:tc>
          <w:tcPr>
            <w:tcW w:w="6259" w:type="dxa"/>
          </w:tcPr>
          <w:p w14:paraId="085B33F0"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Não tem.</w:t>
            </w:r>
          </w:p>
        </w:tc>
      </w:tr>
      <w:tr w:rsidR="00844120" w14:paraId="2C4EB88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4315D4" w:rsidRDefault="00844120" w:rsidP="00216A4A">
            <w:pPr>
              <w:rPr>
                <w:b w:val="0"/>
              </w:rPr>
            </w:pPr>
          </w:p>
        </w:tc>
        <w:tc>
          <w:tcPr>
            <w:tcW w:w="6259" w:type="dxa"/>
          </w:tcPr>
          <w:p w14:paraId="0F5E361D"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bl>
    <w:p w14:paraId="6CD6ACFE" w14:textId="426F532B" w:rsidR="00A43764" w:rsidRDefault="00A43764" w:rsidP="00A00D55">
      <w:pPr>
        <w:spacing w:before="240"/>
        <w:rPr>
          <w:lang w:val="pt-PT"/>
        </w:rPr>
      </w:pPr>
    </w:p>
    <w:p w14:paraId="02B785BC" w14:textId="2F66F363" w:rsidR="007529CF" w:rsidRDefault="007529CF" w:rsidP="00844120">
      <w:pPr>
        <w:pStyle w:val="Heading3"/>
        <w:rPr>
          <w:lang w:val="pt-PT"/>
        </w:rPr>
      </w:pPr>
      <w:bookmarkStart w:id="48" w:name="_Toc503091367"/>
      <w:bookmarkStart w:id="49" w:name="_Toc503793975"/>
      <w:r>
        <w:rPr>
          <w:lang w:val="pt-PT"/>
        </w:rPr>
        <w:t xml:space="preserve">Diagrama </w:t>
      </w:r>
      <w:r w:rsidR="00552F3B">
        <w:rPr>
          <w:lang w:val="pt-PT"/>
        </w:rPr>
        <w:t>s</w:t>
      </w:r>
      <w:r w:rsidR="004109E5">
        <w:rPr>
          <w:lang w:val="pt-PT"/>
        </w:rPr>
        <w:t>equência</w:t>
      </w:r>
      <w:r>
        <w:rPr>
          <w:lang w:val="pt-PT"/>
        </w:rPr>
        <w:t xml:space="preserve"> </w:t>
      </w:r>
      <w:r w:rsidR="00552F3B">
        <w:rPr>
          <w:lang w:val="pt-PT"/>
        </w:rPr>
        <w:t xml:space="preserve">- </w:t>
      </w:r>
      <w:r>
        <w:rPr>
          <w:lang w:val="pt-PT"/>
        </w:rPr>
        <w:t>Consultar Trilho</w:t>
      </w:r>
      <w:bookmarkEnd w:id="48"/>
      <w:bookmarkEnd w:id="49"/>
    </w:p>
    <w:p w14:paraId="559241B5" w14:textId="77777777" w:rsidR="007529CF" w:rsidRDefault="007529CF" w:rsidP="00A00D55">
      <w:pPr>
        <w:spacing w:after="0"/>
        <w:rPr>
          <w:lang w:val="pt-PT"/>
        </w:rPr>
      </w:pPr>
    </w:p>
    <w:p w14:paraId="66EF9060" w14:textId="6D33B0A2" w:rsidR="00A43764" w:rsidRDefault="008A5F1E" w:rsidP="00A43764">
      <w:pPr>
        <w:rPr>
          <w:lang w:val="pt-PT"/>
        </w:rPr>
      </w:pPr>
      <w:r>
        <w:rPr>
          <w:noProof/>
          <w:lang w:eastAsia="en-GB"/>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730C1D80" w14:textId="37FA4A46" w:rsidR="00526EE5" w:rsidRDefault="00526EE5" w:rsidP="00526EE5">
      <w:pPr>
        <w:pStyle w:val="Figuras"/>
        <w:rPr>
          <w:lang w:val="pt-PT"/>
        </w:rPr>
      </w:pPr>
      <w:bookmarkStart w:id="50" w:name="_Toc503794033"/>
      <w:r>
        <w:rPr>
          <w:lang w:val="pt-PT"/>
        </w:rPr>
        <w:t>Fig. 8 - Diagrama de sequência - Consultar Trilho</w:t>
      </w:r>
      <w:bookmarkEnd w:id="50"/>
    </w:p>
    <w:p w14:paraId="20262597" w14:textId="34BA17E9" w:rsidR="00424066" w:rsidRPr="00E62FE7" w:rsidRDefault="00E62FE7" w:rsidP="00552F3B">
      <w:pPr>
        <w:pStyle w:val="Heading3"/>
        <w:rPr>
          <w:lang w:val="pt-PT"/>
        </w:rPr>
      </w:pPr>
      <w:bookmarkStart w:id="51" w:name="_Toc503091368"/>
      <w:bookmarkStart w:id="52" w:name="_Toc503793976"/>
      <w:r w:rsidRPr="00E62FE7">
        <w:rPr>
          <w:lang w:val="pt-PT"/>
        </w:rPr>
        <w:lastRenderedPageBreak/>
        <w:t xml:space="preserve">Descrição de </w:t>
      </w:r>
      <w:r w:rsidR="00552F3B">
        <w:rPr>
          <w:lang w:val="pt-PT"/>
        </w:rPr>
        <w:t>caso de u</w:t>
      </w:r>
      <w:r w:rsidRPr="00E62FE7">
        <w:rPr>
          <w:lang w:val="pt-PT"/>
        </w:rPr>
        <w:t xml:space="preserve">so </w:t>
      </w:r>
      <w:r w:rsidR="004B17B7">
        <w:rPr>
          <w:lang w:val="pt-PT"/>
        </w:rPr>
        <w:t xml:space="preserve">- Inserir </w:t>
      </w:r>
      <w:r w:rsidR="00E1540F">
        <w:rPr>
          <w:lang w:val="pt-PT"/>
        </w:rPr>
        <w:t>Questões</w:t>
      </w:r>
      <w:r w:rsidR="004B17B7">
        <w:rPr>
          <w:lang w:val="pt-PT"/>
        </w:rPr>
        <w:t xml:space="preserve"> Avaliação Trilho</w:t>
      </w:r>
      <w:bookmarkEnd w:id="51"/>
      <w:bookmarkEnd w:id="52"/>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rsidRPr="009C29D8"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4315D4" w:rsidRDefault="00844120" w:rsidP="00216A4A">
            <w:r w:rsidRPr="004315D4">
              <w:t>NOME</w:t>
            </w:r>
          </w:p>
        </w:tc>
        <w:tc>
          <w:tcPr>
            <w:tcW w:w="6259" w:type="dxa"/>
          </w:tcPr>
          <w:p w14:paraId="08CC94D9" w14:textId="0F3086F0" w:rsidR="00844120" w:rsidRDefault="00844120" w:rsidP="006857F5">
            <w:pPr>
              <w:cnfStyle w:val="100000000000" w:firstRow="1" w:lastRow="0" w:firstColumn="0" w:lastColumn="0" w:oddVBand="0" w:evenVBand="0" w:oddHBand="0" w:evenHBand="0" w:firstRowFirstColumn="0" w:firstRowLastColumn="0" w:lastRowFirstColumn="0" w:lastRowLastColumn="0"/>
            </w:pPr>
            <w:r>
              <w:t xml:space="preserve">INSERIR </w:t>
            </w:r>
            <w:r w:rsidR="00E1540F">
              <w:t xml:space="preserve">QUESTÕES </w:t>
            </w:r>
            <w:r>
              <w:t>AVALIAÇÃO TRILHO</w:t>
            </w:r>
            <w:r w:rsidR="00FB0AEA">
              <w:t xml:space="preserve"> (não </w:t>
            </w:r>
            <w:r w:rsidR="006857F5">
              <w:t>desenvolvido</w:t>
            </w:r>
            <w:r w:rsidR="00FB0AEA">
              <w:t>)</w:t>
            </w:r>
          </w:p>
        </w:tc>
      </w:tr>
      <w:tr w:rsidR="00844120" w:rsidRPr="009C29D8"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4315D4"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9C29D8"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4315D4" w:rsidRDefault="00844120" w:rsidP="00216A4A">
            <w:pPr>
              <w:rPr>
                <w:b w:val="0"/>
              </w:rPr>
            </w:pPr>
            <w:r w:rsidRPr="004315D4">
              <w:t>Descrição</w:t>
            </w:r>
          </w:p>
        </w:tc>
        <w:tc>
          <w:tcPr>
            <w:tcW w:w="6259" w:type="dxa"/>
          </w:tcPr>
          <w:p w14:paraId="5661BF06" w14:textId="161A9134" w:rsidR="00844120" w:rsidRDefault="00844120" w:rsidP="00E1540F">
            <w:pPr>
              <w:jc w:val="both"/>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E1540F">
              <w:t>questões</w:t>
            </w:r>
            <w:r>
              <w:t xml:space="preserve"> necessárias à avaliação de um trilho por parte do turista</w:t>
            </w:r>
            <w:r w:rsidRPr="00E62FE7">
              <w:t>.</w:t>
            </w:r>
          </w:p>
        </w:tc>
      </w:tr>
      <w:tr w:rsidR="00844120" w:rsidRPr="009C29D8"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4315D4" w:rsidRDefault="00844120" w:rsidP="00216A4A">
            <w:pPr>
              <w:rPr>
                <w:b w:val="0"/>
              </w:rPr>
            </w:pPr>
            <w:r w:rsidRPr="004315D4">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9C29D8"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4315D4" w:rsidRDefault="00844120" w:rsidP="00216A4A">
            <w:pPr>
              <w:rPr>
                <w:b w:val="0"/>
              </w:rPr>
            </w:pPr>
            <w:r w:rsidRPr="004315D4">
              <w:t>Cenário principal</w:t>
            </w:r>
          </w:p>
        </w:tc>
        <w:tc>
          <w:tcPr>
            <w:tcW w:w="6259" w:type="dxa"/>
          </w:tcPr>
          <w:p w14:paraId="0537FD14" w14:textId="4E97E2EE"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9C29D8"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4315D4" w:rsidRDefault="00844120" w:rsidP="00216A4A">
            <w:pPr>
              <w:rPr>
                <w:b w:val="0"/>
              </w:rPr>
            </w:pPr>
            <w:r w:rsidRPr="004315D4">
              <w:t>Cenário alternativo</w:t>
            </w:r>
          </w:p>
        </w:tc>
        <w:tc>
          <w:tcPr>
            <w:tcW w:w="6259" w:type="dxa"/>
          </w:tcPr>
          <w:p w14:paraId="26CA941E" w14:textId="2B098079"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rsidR="00E1540F">
              <w:t>questões</w:t>
            </w:r>
            <w:r>
              <w:t xml:space="preserve">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9C29D8"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4315D4" w:rsidRDefault="00844120" w:rsidP="00216A4A">
            <w:pPr>
              <w:rPr>
                <w:b w:val="0"/>
              </w:rPr>
            </w:pPr>
            <w:r w:rsidRPr="004315D4">
              <w:t>Suplementos</w:t>
            </w:r>
          </w:p>
        </w:tc>
        <w:tc>
          <w:tcPr>
            <w:tcW w:w="6259" w:type="dxa"/>
          </w:tcPr>
          <w:p w14:paraId="210A61D4" w14:textId="0C03DD89" w:rsidR="00844120" w:rsidRDefault="00844120" w:rsidP="007202AC">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4315D4" w:rsidRDefault="00844120" w:rsidP="00216A4A">
            <w:pPr>
              <w:rPr>
                <w:b w:val="0"/>
              </w:rPr>
            </w:pPr>
            <w:r w:rsidRPr="004315D4">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4315D4"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245F1187" w:rsidR="00950A97" w:rsidRDefault="00950A97" w:rsidP="006857F5">
      <w:pPr>
        <w:rPr>
          <w:lang w:val="pt-PT"/>
        </w:rPr>
      </w:pPr>
    </w:p>
    <w:p w14:paraId="6E3022C9" w14:textId="0507F1F9" w:rsidR="006857F5" w:rsidRDefault="006857F5" w:rsidP="006857F5">
      <w:pPr>
        <w:rPr>
          <w:lang w:val="pt-PT"/>
        </w:rPr>
      </w:pPr>
    </w:p>
    <w:p w14:paraId="1CDA907C" w14:textId="53947671" w:rsidR="006857F5" w:rsidRDefault="006857F5" w:rsidP="006857F5">
      <w:pPr>
        <w:rPr>
          <w:lang w:val="pt-PT"/>
        </w:rPr>
      </w:pPr>
    </w:p>
    <w:p w14:paraId="0190B462" w14:textId="7CABEC05" w:rsidR="006857F5" w:rsidRDefault="006857F5" w:rsidP="006857F5">
      <w:pPr>
        <w:rPr>
          <w:lang w:val="pt-PT"/>
        </w:rPr>
      </w:pPr>
    </w:p>
    <w:p w14:paraId="6A8A7A71" w14:textId="37567134" w:rsidR="006857F5" w:rsidRDefault="006857F5" w:rsidP="006857F5">
      <w:pPr>
        <w:rPr>
          <w:lang w:val="pt-PT"/>
        </w:rPr>
      </w:pPr>
    </w:p>
    <w:p w14:paraId="0A41B7F4" w14:textId="0D5D624D" w:rsidR="006857F5" w:rsidRDefault="006857F5" w:rsidP="006857F5">
      <w:pPr>
        <w:rPr>
          <w:lang w:val="pt-PT"/>
        </w:rPr>
      </w:pPr>
    </w:p>
    <w:p w14:paraId="5290E6A8" w14:textId="48FFACB9" w:rsidR="006857F5" w:rsidRDefault="006857F5" w:rsidP="006857F5">
      <w:pPr>
        <w:rPr>
          <w:lang w:val="pt-PT"/>
        </w:rPr>
      </w:pPr>
    </w:p>
    <w:p w14:paraId="13921EB6" w14:textId="18FFC766" w:rsidR="006857F5" w:rsidRDefault="006857F5" w:rsidP="006857F5">
      <w:pPr>
        <w:rPr>
          <w:lang w:val="pt-PT"/>
        </w:rPr>
      </w:pPr>
    </w:p>
    <w:p w14:paraId="279143B6" w14:textId="1E9545D7" w:rsidR="006857F5" w:rsidRDefault="006857F5" w:rsidP="006857F5">
      <w:pPr>
        <w:rPr>
          <w:lang w:val="pt-PT"/>
        </w:rPr>
      </w:pPr>
    </w:p>
    <w:p w14:paraId="5FA4FE4E" w14:textId="3C9531D8" w:rsidR="006857F5" w:rsidRDefault="006857F5" w:rsidP="006857F5">
      <w:pPr>
        <w:rPr>
          <w:lang w:val="pt-PT"/>
        </w:rPr>
      </w:pPr>
    </w:p>
    <w:p w14:paraId="42A6095B" w14:textId="43DFE346" w:rsidR="006857F5" w:rsidRDefault="006857F5" w:rsidP="006857F5">
      <w:pPr>
        <w:rPr>
          <w:lang w:val="pt-PT"/>
        </w:rPr>
      </w:pPr>
    </w:p>
    <w:p w14:paraId="7F1ECB1E" w14:textId="1C4A98BF" w:rsidR="006857F5" w:rsidRDefault="006857F5" w:rsidP="006857F5">
      <w:pPr>
        <w:rPr>
          <w:lang w:val="pt-PT"/>
        </w:rPr>
      </w:pPr>
    </w:p>
    <w:p w14:paraId="74D29234" w14:textId="77777777" w:rsidR="006857F5" w:rsidRDefault="006857F5" w:rsidP="006857F5">
      <w:pPr>
        <w:rPr>
          <w:lang w:val="pt-PT"/>
        </w:rPr>
      </w:pPr>
    </w:p>
    <w:p w14:paraId="47AFADE7" w14:textId="77777777" w:rsidR="006857F5" w:rsidRDefault="006857F5" w:rsidP="006857F5">
      <w:pPr>
        <w:pStyle w:val="Heading3"/>
        <w:rPr>
          <w:lang w:val="pt-PT"/>
        </w:rPr>
      </w:pPr>
      <w:bookmarkStart w:id="53" w:name="_Toc503091374"/>
      <w:bookmarkStart w:id="54" w:name="_Toc503793977"/>
      <w:r w:rsidRPr="00E62FE7">
        <w:rPr>
          <w:lang w:val="pt-PT"/>
        </w:rPr>
        <w:lastRenderedPageBreak/>
        <w:t xml:space="preserve">Descrição de </w:t>
      </w:r>
      <w:r>
        <w:rPr>
          <w:lang w:val="pt-PT"/>
        </w:rPr>
        <w:t>c</w:t>
      </w:r>
      <w:r w:rsidRPr="00E62FE7">
        <w:rPr>
          <w:lang w:val="pt-PT"/>
        </w:rPr>
        <w:t xml:space="preserve">aso de </w:t>
      </w:r>
      <w:r>
        <w:rPr>
          <w:lang w:val="pt-PT"/>
        </w:rPr>
        <w:t>u</w:t>
      </w:r>
      <w:r w:rsidRPr="00E62FE7">
        <w:rPr>
          <w:lang w:val="pt-PT"/>
        </w:rPr>
        <w:t xml:space="preserve">so </w:t>
      </w:r>
      <w:r>
        <w:rPr>
          <w:lang w:val="pt-PT"/>
        </w:rPr>
        <w:t>- Avaliar Trilho</w:t>
      </w:r>
      <w:bookmarkEnd w:id="53"/>
      <w:bookmarkEnd w:id="54"/>
    </w:p>
    <w:p w14:paraId="39AF5CF9" w14:textId="77777777" w:rsidR="006857F5" w:rsidRDefault="006857F5" w:rsidP="006857F5">
      <w:pPr>
        <w:rPr>
          <w:lang w:val="pt-PT"/>
        </w:rPr>
      </w:pPr>
    </w:p>
    <w:tbl>
      <w:tblPr>
        <w:tblStyle w:val="TabeladeGrade4-nfase11"/>
        <w:tblW w:w="0" w:type="auto"/>
        <w:tblLook w:val="04A0" w:firstRow="1" w:lastRow="0" w:firstColumn="1" w:lastColumn="0" w:noHBand="0" w:noVBand="1"/>
      </w:tblPr>
      <w:tblGrid>
        <w:gridCol w:w="2235"/>
        <w:gridCol w:w="6259"/>
      </w:tblGrid>
      <w:tr w:rsidR="006857F5" w14:paraId="2F2E7071" w14:textId="77777777" w:rsidTr="00B97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78E7F12" w14:textId="77777777" w:rsidR="006857F5" w:rsidRPr="00FB0AEA" w:rsidRDefault="006857F5" w:rsidP="00B97768">
            <w:r w:rsidRPr="00FB0AEA">
              <w:t>NOME</w:t>
            </w:r>
          </w:p>
        </w:tc>
        <w:tc>
          <w:tcPr>
            <w:tcW w:w="6259" w:type="dxa"/>
          </w:tcPr>
          <w:p w14:paraId="50AD9B5F" w14:textId="3B6D404E" w:rsidR="006857F5" w:rsidRDefault="006857F5" w:rsidP="006857F5">
            <w:pPr>
              <w:cnfStyle w:val="100000000000" w:firstRow="1" w:lastRow="0" w:firstColumn="0" w:lastColumn="0" w:oddVBand="0" w:evenVBand="0" w:oddHBand="0" w:evenHBand="0" w:firstRowFirstColumn="0" w:firstRowLastColumn="0" w:lastRowFirstColumn="0" w:lastRowLastColumn="0"/>
            </w:pPr>
            <w:r>
              <w:t>AVALIAR TRILHO (não desenvolvido)</w:t>
            </w:r>
          </w:p>
        </w:tc>
      </w:tr>
      <w:tr w:rsidR="006857F5" w14:paraId="2A8FE45E"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9C6C3B" w14:textId="77777777" w:rsidR="006857F5" w:rsidRPr="00FB0AEA" w:rsidRDefault="006857F5" w:rsidP="00B97768">
            <w:pPr>
              <w:rPr>
                <w:b w:val="0"/>
              </w:rPr>
            </w:pPr>
          </w:p>
        </w:tc>
        <w:tc>
          <w:tcPr>
            <w:tcW w:w="6259" w:type="dxa"/>
          </w:tcPr>
          <w:p w14:paraId="42F0CA5B"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p>
        </w:tc>
      </w:tr>
      <w:tr w:rsidR="006857F5" w:rsidRPr="009C29D8" w14:paraId="0175250C"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6D38C5C9" w14:textId="77777777" w:rsidR="006857F5" w:rsidRPr="00FB0AEA" w:rsidRDefault="006857F5" w:rsidP="00B97768">
            <w:pPr>
              <w:rPr>
                <w:b w:val="0"/>
              </w:rPr>
            </w:pPr>
            <w:r w:rsidRPr="00FB0AEA">
              <w:t>Descrição</w:t>
            </w:r>
          </w:p>
        </w:tc>
        <w:tc>
          <w:tcPr>
            <w:tcW w:w="6259" w:type="dxa"/>
          </w:tcPr>
          <w:p w14:paraId="36088F7B"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O turista avalia um trilho por ele percorrido.</w:t>
            </w:r>
          </w:p>
        </w:tc>
      </w:tr>
      <w:tr w:rsidR="006857F5" w:rsidRPr="009C29D8" w14:paraId="6DFC23E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AFC27" w14:textId="77777777" w:rsidR="006857F5" w:rsidRPr="00FB0AEA" w:rsidRDefault="006857F5" w:rsidP="00B97768">
            <w:pPr>
              <w:rPr>
                <w:b w:val="0"/>
              </w:rPr>
            </w:pPr>
            <w:r w:rsidRPr="00FB0AEA">
              <w:t>Pré-condição</w:t>
            </w:r>
          </w:p>
        </w:tc>
        <w:tc>
          <w:tcPr>
            <w:tcW w:w="6259" w:type="dxa"/>
          </w:tcPr>
          <w:p w14:paraId="54481FE3"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6857F5" w:rsidRPr="009C29D8" w14:paraId="75FB2467"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7CF97C93" w14:textId="77777777" w:rsidR="006857F5" w:rsidRPr="00FB0AEA" w:rsidRDefault="006857F5" w:rsidP="00B97768">
            <w:pPr>
              <w:rPr>
                <w:b w:val="0"/>
              </w:rPr>
            </w:pPr>
            <w:r w:rsidRPr="00FB0AEA">
              <w:t>Cenário principal</w:t>
            </w:r>
          </w:p>
        </w:tc>
        <w:tc>
          <w:tcPr>
            <w:tcW w:w="6259" w:type="dxa"/>
          </w:tcPr>
          <w:p w14:paraId="0A2D0DC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t>trilho</w:t>
            </w:r>
            <w:r w:rsidRPr="00CD0168">
              <w:t>.</w:t>
            </w:r>
          </w:p>
          <w:p w14:paraId="7D75BD2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28E5FCF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1A26AFB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592F5EA9"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094F642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6) O sistema mostra um conjunto de questões destinado à avaliação detalhada do trilho.</w:t>
            </w:r>
          </w:p>
          <w:p w14:paraId="45C2993E"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557DAE46"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5193899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24128814"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6857F5" w:rsidRPr="009C29D8" w14:paraId="6D0A7B56"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B08C03" w14:textId="77777777" w:rsidR="006857F5" w:rsidRPr="00FB0AEA" w:rsidRDefault="006857F5" w:rsidP="00B97768">
            <w:pPr>
              <w:rPr>
                <w:b w:val="0"/>
              </w:rPr>
            </w:pPr>
            <w:r w:rsidRPr="00FB0AEA">
              <w:t>Cenário alternativo</w:t>
            </w:r>
          </w:p>
        </w:tc>
        <w:tc>
          <w:tcPr>
            <w:tcW w:w="6259" w:type="dxa"/>
          </w:tcPr>
          <w:p w14:paraId="15F82E07" w14:textId="77777777" w:rsidR="006857F5" w:rsidRDefault="006857F5" w:rsidP="00B97768">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6857F5" w:rsidRPr="009C29D8" w14:paraId="0FE18FF8"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462A864E" w14:textId="77777777" w:rsidR="006857F5" w:rsidRPr="00FB0AEA" w:rsidRDefault="006857F5" w:rsidP="00B97768">
            <w:pPr>
              <w:rPr>
                <w:b w:val="0"/>
              </w:rPr>
            </w:pPr>
            <w:r w:rsidRPr="00FB0AEA">
              <w:t>Suplementos</w:t>
            </w:r>
          </w:p>
        </w:tc>
        <w:tc>
          <w:tcPr>
            <w:tcW w:w="6259" w:type="dxa"/>
          </w:tcPr>
          <w:p w14:paraId="686F461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6857F5" w14:paraId="47B7C11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B5CD0DE" w14:textId="77777777" w:rsidR="006857F5" w:rsidRPr="00FB0AEA" w:rsidRDefault="006857F5" w:rsidP="00B97768">
            <w:pPr>
              <w:rPr>
                <w:b w:val="0"/>
              </w:rPr>
            </w:pPr>
            <w:r w:rsidRPr="00FB0AEA">
              <w:t>Pós-condição</w:t>
            </w:r>
          </w:p>
        </w:tc>
        <w:tc>
          <w:tcPr>
            <w:tcW w:w="6259" w:type="dxa"/>
          </w:tcPr>
          <w:p w14:paraId="12C5C232"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t>Nenhuma.</w:t>
            </w:r>
          </w:p>
        </w:tc>
      </w:tr>
    </w:tbl>
    <w:p w14:paraId="1C112F11" w14:textId="77777777" w:rsidR="006857F5" w:rsidRDefault="006857F5" w:rsidP="00041EC8">
      <w:pPr>
        <w:spacing w:before="240"/>
        <w:rPr>
          <w:lang w:val="pt-PT"/>
        </w:rPr>
      </w:pPr>
    </w:p>
    <w:p w14:paraId="0FA3CCDE" w14:textId="2E43BC3E" w:rsidR="00401486" w:rsidRPr="00E62FE7" w:rsidRDefault="00401486" w:rsidP="00521CCC">
      <w:pPr>
        <w:pStyle w:val="Heading3"/>
        <w:rPr>
          <w:lang w:val="pt-PT"/>
        </w:rPr>
      </w:pPr>
      <w:bookmarkStart w:id="55" w:name="_Toc503091370"/>
      <w:bookmarkStart w:id="56" w:name="_Toc503793978"/>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Inserir </w:t>
      </w:r>
      <w:r w:rsidR="007202AC">
        <w:rPr>
          <w:lang w:val="pt-PT"/>
        </w:rPr>
        <w:t>Questões</w:t>
      </w:r>
      <w:r w:rsidR="004B17B7">
        <w:rPr>
          <w:lang w:val="pt-PT"/>
        </w:rPr>
        <w:t xml:space="preserve"> Avaliação </w:t>
      </w:r>
      <w:bookmarkEnd w:id="55"/>
      <w:r w:rsidR="001B43D8">
        <w:rPr>
          <w:lang w:val="pt-PT"/>
        </w:rPr>
        <w:t>Guia</w:t>
      </w:r>
      <w:bookmarkEnd w:id="56"/>
    </w:p>
    <w:p w14:paraId="19F72104" w14:textId="77777777" w:rsidR="00401486" w:rsidRDefault="00401486" w:rsidP="00041EC8">
      <w:pPr>
        <w:spacing w:after="0"/>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4315D4" w:rsidRDefault="00FF37AE" w:rsidP="00216A4A">
            <w:r w:rsidRPr="004315D4">
              <w:t>NOME</w:t>
            </w:r>
          </w:p>
        </w:tc>
        <w:tc>
          <w:tcPr>
            <w:tcW w:w="6259" w:type="dxa"/>
          </w:tcPr>
          <w:p w14:paraId="5DDE1F31" w14:textId="235AF63C" w:rsidR="00FF37AE" w:rsidRDefault="00FF37AE" w:rsidP="00C85FDA">
            <w:pPr>
              <w:cnfStyle w:val="100000000000" w:firstRow="1" w:lastRow="0" w:firstColumn="0" w:lastColumn="0" w:oddVBand="0" w:evenVBand="0" w:oddHBand="0" w:evenHBand="0" w:firstRowFirstColumn="0" w:firstRowLastColumn="0" w:lastRowFirstColumn="0" w:lastRowLastColumn="0"/>
            </w:pPr>
            <w:r>
              <w:t xml:space="preserve">INSERIR </w:t>
            </w:r>
            <w:r w:rsidR="007202AC">
              <w:t>QUESTÕES</w:t>
            </w:r>
            <w:r>
              <w:t xml:space="preserve"> AVALIAÇÃO </w:t>
            </w:r>
            <w:r w:rsidR="00C85FDA">
              <w:t>GUIA</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4315D4"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9C29D8"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4315D4" w:rsidRDefault="00FF37AE" w:rsidP="00216A4A">
            <w:pPr>
              <w:rPr>
                <w:b w:val="0"/>
              </w:rPr>
            </w:pPr>
            <w:r w:rsidRPr="004315D4">
              <w:t>Descrição</w:t>
            </w:r>
          </w:p>
        </w:tc>
        <w:tc>
          <w:tcPr>
            <w:tcW w:w="6259" w:type="dxa"/>
          </w:tcPr>
          <w:p w14:paraId="78F3D1C6" w14:textId="4A3319E1" w:rsidR="00FF37AE" w:rsidRDefault="00FF37AE" w:rsidP="00C85FDA">
            <w:pPr>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7202AC">
              <w:t>questões</w:t>
            </w:r>
            <w:r>
              <w:t xml:space="preserve"> necessárias à avaliação de </w:t>
            </w:r>
            <w:r w:rsidR="00C85FDA">
              <w:t>guias.</w:t>
            </w:r>
          </w:p>
        </w:tc>
      </w:tr>
      <w:tr w:rsidR="004315D4" w:rsidRPr="007005C5" w14:paraId="4B19AC7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ECFF65" w14:textId="46122128" w:rsidR="004315D4" w:rsidRPr="004315D4" w:rsidRDefault="004315D4" w:rsidP="00216A4A">
            <w:r w:rsidRPr="004315D4">
              <w:t>Tamanho</w:t>
            </w:r>
          </w:p>
        </w:tc>
        <w:tc>
          <w:tcPr>
            <w:tcW w:w="6259" w:type="dxa"/>
          </w:tcPr>
          <w:p w14:paraId="750E9291" w14:textId="06F2222D" w:rsidR="004315D4" w:rsidRPr="00E62FE7" w:rsidRDefault="004315D4" w:rsidP="00216A4A">
            <w:pPr>
              <w:cnfStyle w:val="000000100000" w:firstRow="0" w:lastRow="0" w:firstColumn="0" w:lastColumn="0" w:oddVBand="0" w:evenVBand="0" w:oddHBand="1" w:evenHBand="0" w:firstRowFirstColumn="0" w:firstRowLastColumn="0" w:lastRowFirstColumn="0" w:lastRowLastColumn="0"/>
            </w:pPr>
            <w:r>
              <w:t>21</w:t>
            </w:r>
          </w:p>
        </w:tc>
      </w:tr>
      <w:tr w:rsidR="00FF37AE" w:rsidRPr="009C29D8" w14:paraId="6A49A44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4315D4" w:rsidRDefault="00FF37AE" w:rsidP="00216A4A">
            <w:pPr>
              <w:rPr>
                <w:b w:val="0"/>
              </w:rPr>
            </w:pPr>
            <w:r w:rsidRPr="004315D4">
              <w:t>Pré-condição</w:t>
            </w:r>
          </w:p>
        </w:tc>
        <w:tc>
          <w:tcPr>
            <w:tcW w:w="6259" w:type="dxa"/>
          </w:tcPr>
          <w:p w14:paraId="48907E49"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9C29D8" w14:paraId="45A27A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4315D4" w:rsidRDefault="00FF37AE" w:rsidP="00216A4A">
            <w:pPr>
              <w:rPr>
                <w:b w:val="0"/>
              </w:rPr>
            </w:pPr>
            <w:r w:rsidRPr="004315D4">
              <w:t>Cenário principal</w:t>
            </w:r>
          </w:p>
        </w:tc>
        <w:tc>
          <w:tcPr>
            <w:tcW w:w="6259" w:type="dxa"/>
          </w:tcPr>
          <w:p w14:paraId="2EF8D807" w14:textId="0A1CF03D" w:rsidR="00FF37AE" w:rsidRPr="00E62FE7"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de </w:t>
            </w:r>
            <w:r w:rsidR="00AF6033">
              <w:t>guias</w:t>
            </w:r>
            <w:r w:rsidRPr="00E62FE7">
              <w:t>.</w:t>
            </w:r>
          </w:p>
          <w:p w14:paraId="7E43AF49" w14:textId="0633F643" w:rsidR="00FF37AE" w:rsidRPr="00E62FE7" w:rsidRDefault="00AF6033" w:rsidP="00216A4A">
            <w:pPr>
              <w:cnfStyle w:val="000000100000" w:firstRow="0" w:lastRow="0" w:firstColumn="0" w:lastColumn="0" w:oddVBand="0" w:evenVBand="0" w:oddHBand="1" w:evenHBand="0" w:firstRowFirstColumn="0" w:firstRowLastColumn="0" w:lastRowFirstColumn="0" w:lastRowLastColumn="0"/>
            </w:pPr>
            <w:r>
              <w:t>2</w:t>
            </w:r>
            <w:r w:rsidR="00FF37AE">
              <w:t xml:space="preserve">) </w:t>
            </w:r>
            <w:r w:rsidR="00FF37AE" w:rsidRPr="00E62FE7">
              <w:t xml:space="preserve">O sistema mostra </w:t>
            </w:r>
            <w:r w:rsidR="00BD63F4">
              <w:t>o formulário para introduzir nova questão</w:t>
            </w:r>
            <w:r w:rsidR="00FF37AE" w:rsidRPr="00E62FE7">
              <w:t>.</w:t>
            </w:r>
          </w:p>
          <w:p w14:paraId="05A88A52" w14:textId="61CA4DFC" w:rsidR="00FF37AE" w:rsidRDefault="00AF6033" w:rsidP="00216A4A">
            <w:pPr>
              <w:cnfStyle w:val="000000100000" w:firstRow="0" w:lastRow="0" w:firstColumn="0" w:lastColumn="0" w:oddVBand="0" w:evenVBand="0" w:oddHBand="1" w:evenHBand="0" w:firstRowFirstColumn="0" w:firstRowLastColumn="0" w:lastRowFirstColumn="0" w:lastRowLastColumn="0"/>
            </w:pPr>
            <w:r>
              <w:t>3</w:t>
            </w:r>
            <w:r w:rsidR="00FF37AE" w:rsidRPr="00E62FE7">
              <w:t xml:space="preserve">) O </w:t>
            </w:r>
            <w:r w:rsidR="00FF37AE">
              <w:t xml:space="preserve">professor </w:t>
            </w:r>
            <w:r w:rsidR="00BD63F4">
              <w:t>preenche o formulário da questão e</w:t>
            </w:r>
            <w:r w:rsidR="00FF37AE">
              <w:t xml:space="preserve"> c</w:t>
            </w:r>
            <w:r w:rsidR="00BD63F4">
              <w:t>arrega no botão "Guardar Questão</w:t>
            </w:r>
            <w:r w:rsidR="00FF37AE">
              <w:t>"</w:t>
            </w:r>
            <w:r w:rsidR="00FF37AE" w:rsidRPr="00E62FE7">
              <w:t>.</w:t>
            </w:r>
          </w:p>
          <w:p w14:paraId="021DA07D" w14:textId="36E4FAB8" w:rsidR="00FF37AE" w:rsidRDefault="00AF6033" w:rsidP="00D02F3E">
            <w:pPr>
              <w:cnfStyle w:val="000000100000" w:firstRow="0" w:lastRow="0" w:firstColumn="0" w:lastColumn="0" w:oddVBand="0" w:evenVBand="0" w:oddHBand="1" w:evenHBand="0" w:firstRowFirstColumn="0" w:firstRowLastColumn="0" w:lastRowFirstColumn="0" w:lastRowLastColumn="0"/>
            </w:pPr>
            <w:r>
              <w:t>4</w:t>
            </w:r>
            <w:r w:rsidR="00FF37AE" w:rsidRPr="00E62FE7">
              <w:t xml:space="preserve">) O sistema </w:t>
            </w:r>
            <w:r w:rsidR="00D02F3E">
              <w:t xml:space="preserve">exibe </w:t>
            </w:r>
            <w:r w:rsidR="00BD63F4">
              <w:t>a lista com as questões já introduzidas.</w:t>
            </w:r>
          </w:p>
        </w:tc>
      </w:tr>
      <w:tr w:rsidR="00FF37AE" w:rsidRPr="009C29D8" w14:paraId="25BD402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4315D4" w:rsidRDefault="00FF37AE" w:rsidP="00216A4A">
            <w:pPr>
              <w:rPr>
                <w:b w:val="0"/>
              </w:rPr>
            </w:pPr>
            <w:r w:rsidRPr="004315D4">
              <w:t>Cenário alternativo</w:t>
            </w:r>
          </w:p>
        </w:tc>
        <w:tc>
          <w:tcPr>
            <w:tcW w:w="6259" w:type="dxa"/>
          </w:tcPr>
          <w:p w14:paraId="1711ECFC" w14:textId="74940E58" w:rsidR="00FF37AE" w:rsidRDefault="00BD63F4" w:rsidP="00216A4A">
            <w:pPr>
              <w:jc w:val="both"/>
              <w:cnfStyle w:val="000000000000" w:firstRow="0" w:lastRow="0" w:firstColumn="0" w:lastColumn="0" w:oddVBand="0" w:evenVBand="0" w:oddHBand="0" w:evenHBand="0" w:firstRowFirstColumn="0" w:firstRowLastColumn="0" w:lastRowFirstColumn="0" w:lastRowLastColumn="0"/>
            </w:pPr>
            <w:r>
              <w:t>3</w:t>
            </w:r>
            <w:r w:rsidR="00FF37AE">
              <w:t>.a) Se a gravação das alterações não for bem-sucedida, o sistema mostra a mensagem "Erro ao gravar questões".</w:t>
            </w:r>
          </w:p>
        </w:tc>
      </w:tr>
      <w:tr w:rsidR="00FF37AE" w:rsidRPr="009C29D8" w14:paraId="79D8B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4315D4" w:rsidRDefault="00FF37AE" w:rsidP="00216A4A">
            <w:pPr>
              <w:rPr>
                <w:b w:val="0"/>
              </w:rPr>
            </w:pPr>
            <w:r w:rsidRPr="004315D4">
              <w:t>Suplementos</w:t>
            </w:r>
          </w:p>
        </w:tc>
        <w:tc>
          <w:tcPr>
            <w:tcW w:w="6259" w:type="dxa"/>
          </w:tcPr>
          <w:p w14:paraId="37A96D74" w14:textId="5BC16C00"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FF37AE" w14:paraId="0214FE9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4315D4" w:rsidRDefault="00FF37AE" w:rsidP="00216A4A">
            <w:pPr>
              <w:rPr>
                <w:b w:val="0"/>
              </w:rPr>
            </w:pPr>
            <w:r w:rsidRPr="004315D4">
              <w:t>Pós-condição</w:t>
            </w:r>
          </w:p>
        </w:tc>
        <w:tc>
          <w:tcPr>
            <w:tcW w:w="6259" w:type="dxa"/>
          </w:tcPr>
          <w:p w14:paraId="70F85655"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Nenhuma.</w:t>
            </w:r>
          </w:p>
        </w:tc>
      </w:tr>
      <w:tr w:rsidR="00FF37AE" w14:paraId="2A9D2F6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4315D4" w:rsidRDefault="00FF37AE" w:rsidP="00216A4A">
            <w:pPr>
              <w:rPr>
                <w:b w:val="0"/>
              </w:rPr>
            </w:pPr>
          </w:p>
        </w:tc>
        <w:tc>
          <w:tcPr>
            <w:tcW w:w="6259" w:type="dxa"/>
          </w:tcPr>
          <w:p w14:paraId="724A61F7"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bl>
    <w:p w14:paraId="6B3040D5" w14:textId="77777777" w:rsidR="00E354F8" w:rsidRDefault="00E354F8" w:rsidP="00401486">
      <w:pPr>
        <w:rPr>
          <w:lang w:val="pt-PT"/>
        </w:rPr>
      </w:pPr>
    </w:p>
    <w:p w14:paraId="519FFAB8" w14:textId="4B6E9390" w:rsidR="00E354F8" w:rsidRDefault="00E354F8" w:rsidP="001E06FF">
      <w:pPr>
        <w:pStyle w:val="Heading3"/>
        <w:rPr>
          <w:lang w:val="pt-PT"/>
        </w:rPr>
      </w:pPr>
      <w:bookmarkStart w:id="57" w:name="_Toc503091371"/>
      <w:bookmarkStart w:id="58" w:name="_Toc503793979"/>
      <w:r>
        <w:rPr>
          <w:lang w:val="pt-PT"/>
        </w:rPr>
        <w:lastRenderedPageBreak/>
        <w:t xml:space="preserve">Diagrama de </w:t>
      </w:r>
      <w:r w:rsidR="0030524F">
        <w:rPr>
          <w:lang w:val="pt-PT"/>
        </w:rPr>
        <w:t>s</w:t>
      </w:r>
      <w:r>
        <w:rPr>
          <w:lang w:val="pt-PT"/>
        </w:rPr>
        <w:t xml:space="preserve">equência - Inserir </w:t>
      </w:r>
      <w:r w:rsidR="007202AC">
        <w:rPr>
          <w:lang w:val="pt-PT"/>
        </w:rPr>
        <w:t>Questões</w:t>
      </w:r>
      <w:r>
        <w:rPr>
          <w:lang w:val="pt-PT"/>
        </w:rPr>
        <w:t xml:space="preserve"> Avaliação </w:t>
      </w:r>
      <w:bookmarkEnd w:id="57"/>
      <w:r w:rsidR="001B43D8">
        <w:rPr>
          <w:lang w:val="pt-PT"/>
        </w:rPr>
        <w:t>Guia</w:t>
      </w:r>
      <w:bookmarkEnd w:id="58"/>
    </w:p>
    <w:p w14:paraId="01623B51" w14:textId="77777777" w:rsidR="00E354F8" w:rsidRDefault="00E354F8" w:rsidP="00401486">
      <w:pPr>
        <w:rPr>
          <w:lang w:val="pt-PT"/>
        </w:rPr>
      </w:pPr>
    </w:p>
    <w:p w14:paraId="308A3711" w14:textId="49E7A39B" w:rsidR="00E354F8" w:rsidRPr="00E62FE7" w:rsidRDefault="006238D6" w:rsidP="00401486">
      <w:pPr>
        <w:rPr>
          <w:lang w:val="pt-PT"/>
        </w:rPr>
      </w:pPr>
      <w:r>
        <w:rPr>
          <w:noProof/>
          <w:lang w:eastAsia="en-GB"/>
        </w:rPr>
        <w:drawing>
          <wp:inline distT="0" distB="0" distL="0" distR="0" wp14:anchorId="31B43798" wp14:editId="6607878A">
            <wp:extent cx="5172075" cy="3642995"/>
            <wp:effectExtent l="0" t="0" r="9525" b="0"/>
            <wp:docPr id="48" name="Picture 48" descr="C:\Users\rf\Documents\GitHub\Trails4Health\doc\Eng. Soft 2\Diagramas\diagramaSequenciaInserirPerguntasAvalicao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f\Documents\GitHub\Trails4Health\doc\Eng. Soft 2\Diagramas\diagramaSequenciaInserirPerguntasAvalicaoGuia.e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3642995"/>
                    </a:xfrm>
                    <a:prstGeom prst="rect">
                      <a:avLst/>
                    </a:prstGeom>
                    <a:noFill/>
                    <a:ln>
                      <a:noFill/>
                    </a:ln>
                  </pic:spPr>
                </pic:pic>
              </a:graphicData>
            </a:graphic>
          </wp:inline>
        </w:drawing>
      </w:r>
    </w:p>
    <w:p w14:paraId="46A58308" w14:textId="34A972C5" w:rsidR="000C2BBF" w:rsidRDefault="00540EBB" w:rsidP="00540EBB">
      <w:pPr>
        <w:pStyle w:val="Figuras"/>
        <w:rPr>
          <w:lang w:val="pt-PT"/>
        </w:rPr>
      </w:pPr>
      <w:bookmarkStart w:id="59" w:name="_Toc503794034"/>
      <w:r>
        <w:rPr>
          <w:lang w:val="pt-PT"/>
        </w:rPr>
        <w:t>Fig. 9 - Diagrama de sequência - Inserir Questões Avaliação Guia</w:t>
      </w:r>
      <w:bookmarkEnd w:id="59"/>
    </w:p>
    <w:p w14:paraId="63A4D145" w14:textId="172AE61B" w:rsidR="00540EBB" w:rsidRDefault="00540EBB" w:rsidP="00540EBB">
      <w:pPr>
        <w:pStyle w:val="Figuras"/>
        <w:rPr>
          <w:lang w:val="pt-PT"/>
        </w:rPr>
      </w:pPr>
    </w:p>
    <w:p w14:paraId="63CA682F" w14:textId="77777777" w:rsidR="00540EBB" w:rsidRDefault="00540EBB" w:rsidP="00540EBB">
      <w:pPr>
        <w:pStyle w:val="Figuras"/>
        <w:rPr>
          <w:lang w:val="pt-PT"/>
        </w:rPr>
      </w:pPr>
    </w:p>
    <w:p w14:paraId="56A0AE89" w14:textId="11063C82" w:rsidR="006B7A53" w:rsidRDefault="006B7A53" w:rsidP="0030524F">
      <w:pPr>
        <w:pStyle w:val="Heading3"/>
        <w:rPr>
          <w:lang w:val="pt-PT"/>
        </w:rPr>
      </w:pPr>
      <w:bookmarkStart w:id="60" w:name="_Toc503091372"/>
      <w:bookmarkStart w:id="61" w:name="_Toc503793980"/>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Consultar Reservas </w:t>
      </w:r>
      <w:bookmarkEnd w:id="60"/>
      <w:r w:rsidR="00FD691F">
        <w:rPr>
          <w:lang w:val="pt-PT"/>
        </w:rPr>
        <w:t>de Guias</w:t>
      </w:r>
      <w:bookmarkEnd w:id="61"/>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4315D4" w:rsidRDefault="001E06FF" w:rsidP="00216A4A">
            <w:r w:rsidRPr="004315D4">
              <w:t>NOME</w:t>
            </w:r>
          </w:p>
        </w:tc>
        <w:tc>
          <w:tcPr>
            <w:tcW w:w="6259" w:type="dxa"/>
          </w:tcPr>
          <w:p w14:paraId="4C97C39A" w14:textId="7FE84EB7" w:rsidR="001E06FF" w:rsidRDefault="001E06FF" w:rsidP="008F531C">
            <w:pPr>
              <w:cnfStyle w:val="100000000000" w:firstRow="1" w:lastRow="0" w:firstColumn="0" w:lastColumn="0" w:oddVBand="0" w:evenVBand="0" w:oddHBand="0" w:evenHBand="0" w:firstRowFirstColumn="0" w:firstRowLastColumn="0" w:lastRowFirstColumn="0" w:lastRowLastColumn="0"/>
            </w:pPr>
            <w:r>
              <w:t xml:space="preserve">CONSULTAR RESERVAS </w:t>
            </w:r>
            <w:r w:rsidR="008F531C">
              <w:t>DE GUIAS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4315D4"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9C29D8"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4315D4" w:rsidRDefault="001E06FF" w:rsidP="00216A4A">
            <w:pPr>
              <w:rPr>
                <w:b w:val="0"/>
              </w:rPr>
            </w:pPr>
            <w:r w:rsidRPr="004315D4">
              <w:t>Descrição</w:t>
            </w:r>
          </w:p>
        </w:tc>
        <w:tc>
          <w:tcPr>
            <w:tcW w:w="6259" w:type="dxa"/>
          </w:tcPr>
          <w:p w14:paraId="53872FA5" w14:textId="5B690B8F" w:rsidR="001E06FF" w:rsidRDefault="001E06FF" w:rsidP="003710CD">
            <w:pPr>
              <w:jc w:val="both"/>
              <w:cnfStyle w:val="000000000000" w:firstRow="0" w:lastRow="0" w:firstColumn="0" w:lastColumn="0" w:oddVBand="0" w:evenVBand="0" w:oddHBand="0" w:evenHBand="0" w:firstRowFirstColumn="0" w:firstRowLastColumn="0" w:lastRowFirstColumn="0" w:lastRowLastColumn="0"/>
            </w:pPr>
            <w:r>
              <w:t xml:space="preserve">O </w:t>
            </w:r>
            <w:r w:rsidR="003710CD">
              <w:t>T</w:t>
            </w:r>
            <w:r w:rsidR="00845584">
              <w:t>urista</w:t>
            </w:r>
            <w:r>
              <w:t xml:space="preserve"> consulta informação relativa às reservas </w:t>
            </w:r>
            <w:r w:rsidR="00845584">
              <w:t>de guias por ele efectuadas.</w:t>
            </w:r>
          </w:p>
        </w:tc>
      </w:tr>
      <w:tr w:rsidR="004315D4" w:rsidRPr="007005C5" w14:paraId="4125A93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AAD35D2" w14:textId="703CFACC" w:rsidR="004315D4" w:rsidRPr="004315D4" w:rsidRDefault="004315D4" w:rsidP="00216A4A">
            <w:r w:rsidRPr="004315D4">
              <w:t>Tamanho</w:t>
            </w:r>
          </w:p>
        </w:tc>
        <w:tc>
          <w:tcPr>
            <w:tcW w:w="6259" w:type="dxa"/>
          </w:tcPr>
          <w:p w14:paraId="11F6B90C" w14:textId="13A98A3D" w:rsidR="004315D4" w:rsidRPr="00E62FE7" w:rsidRDefault="00A8306C" w:rsidP="00216A4A">
            <w:pPr>
              <w:cnfStyle w:val="000000100000" w:firstRow="0" w:lastRow="0" w:firstColumn="0" w:lastColumn="0" w:oddVBand="0" w:evenVBand="0" w:oddHBand="1" w:evenHBand="0" w:firstRowFirstColumn="0" w:firstRowLastColumn="0" w:lastRowFirstColumn="0" w:lastRowLastColumn="0"/>
            </w:pPr>
            <w:r>
              <w:t>5</w:t>
            </w:r>
          </w:p>
        </w:tc>
      </w:tr>
      <w:tr w:rsidR="001E06FF" w:rsidRPr="009C29D8" w14:paraId="55E31D2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4315D4" w:rsidRDefault="001E06FF" w:rsidP="00216A4A">
            <w:pPr>
              <w:rPr>
                <w:b w:val="0"/>
              </w:rPr>
            </w:pPr>
            <w:r w:rsidRPr="004315D4">
              <w:t>Pré-condição</w:t>
            </w:r>
          </w:p>
        </w:tc>
        <w:tc>
          <w:tcPr>
            <w:tcW w:w="6259" w:type="dxa"/>
          </w:tcPr>
          <w:p w14:paraId="2D775420" w14:textId="37A74C8B" w:rsidR="001E06FF" w:rsidRDefault="001E06FF" w:rsidP="004B6C89">
            <w:pPr>
              <w:cnfStyle w:val="000000000000" w:firstRow="0" w:lastRow="0" w:firstColumn="0" w:lastColumn="0" w:oddVBand="0" w:evenVBand="0" w:oddHBand="0" w:evenHBand="0" w:firstRowFirstColumn="0" w:firstRowLastColumn="0" w:lastRowFirstColumn="0" w:lastRowLastColumn="0"/>
            </w:pPr>
            <w:r w:rsidRPr="00E62FE7">
              <w:t xml:space="preserve">O </w:t>
            </w:r>
            <w:r w:rsidR="004B6C89">
              <w:t>turista</w:t>
            </w:r>
            <w:r w:rsidRPr="00E62FE7">
              <w:t xml:space="preserve"> fez </w:t>
            </w:r>
            <w:r w:rsidRPr="00E62FE7">
              <w:rPr>
                <w:i/>
              </w:rPr>
              <w:t>login</w:t>
            </w:r>
            <w:r w:rsidRPr="00E62FE7">
              <w:t xml:space="preserve"> válido.</w:t>
            </w:r>
          </w:p>
        </w:tc>
      </w:tr>
      <w:tr w:rsidR="001E06FF" w:rsidRPr="009C29D8" w14:paraId="33D9458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4315D4" w:rsidRDefault="001E06FF" w:rsidP="00216A4A">
            <w:pPr>
              <w:rPr>
                <w:b w:val="0"/>
              </w:rPr>
            </w:pPr>
            <w:r w:rsidRPr="004315D4">
              <w:t>Cenário principal</w:t>
            </w:r>
          </w:p>
        </w:tc>
        <w:tc>
          <w:tcPr>
            <w:tcW w:w="6259" w:type="dxa"/>
          </w:tcPr>
          <w:p w14:paraId="187A203E" w14:textId="642F75CC" w:rsidR="001E06FF" w:rsidRPr="00E62FE7"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rsidR="004B6C89">
              <w:t>turista</w:t>
            </w:r>
            <w:r w:rsidRPr="00E62FE7">
              <w:t xml:space="preserve"> visita a página </w:t>
            </w:r>
            <w:r w:rsidRPr="00E62FE7">
              <w:rPr>
                <w:i/>
              </w:rPr>
              <w:t>web</w:t>
            </w:r>
            <w:r w:rsidRPr="00E62FE7">
              <w:t xml:space="preserve"> dedicada </w:t>
            </w:r>
            <w:r>
              <w:t>à consulta das reservas d</w:t>
            </w:r>
            <w:r w:rsidR="004B6C89">
              <w:t>e</w:t>
            </w:r>
            <w:r>
              <w:t xml:space="preserve"> </w:t>
            </w:r>
            <w:r w:rsidR="004B6C89">
              <w:t>guias</w:t>
            </w:r>
            <w:r w:rsidRPr="00E62FE7">
              <w:t>.</w:t>
            </w:r>
          </w:p>
          <w:p w14:paraId="377BDF84" w14:textId="7DB653B6" w:rsidR="001E06FF" w:rsidRPr="00E62FE7" w:rsidRDefault="00A8306C" w:rsidP="00216A4A">
            <w:pPr>
              <w:jc w:val="both"/>
              <w:cnfStyle w:val="000000100000" w:firstRow="0" w:lastRow="0" w:firstColumn="0" w:lastColumn="0" w:oddVBand="0" w:evenVBand="0" w:oddHBand="1" w:evenHBand="0" w:firstRowFirstColumn="0" w:firstRowLastColumn="0" w:lastRowFirstColumn="0" w:lastRowLastColumn="0"/>
            </w:pPr>
            <w:r>
              <w:t>2</w:t>
            </w:r>
            <w:r w:rsidR="001E06FF">
              <w:t xml:space="preserve">) </w:t>
            </w:r>
            <w:r w:rsidR="001E06FF" w:rsidRPr="00E62FE7">
              <w:t xml:space="preserve">O sistema mostra </w:t>
            </w:r>
            <w:r w:rsidR="004B6C89">
              <w:t>uma lista com as reservas efec</w:t>
            </w:r>
            <w:r w:rsidR="001E06FF">
              <w:t>tuadas pelo</w:t>
            </w:r>
            <w:r w:rsidR="004B6C89">
              <w:t xml:space="preserve"> turista</w:t>
            </w:r>
            <w:r w:rsidR="001E06FF" w:rsidRPr="00E62FE7">
              <w:t>.</w:t>
            </w:r>
          </w:p>
          <w:p w14:paraId="263AABB0" w14:textId="3132E748" w:rsidR="001E06FF" w:rsidRDefault="00A8306C" w:rsidP="004B6C89">
            <w:pPr>
              <w:jc w:val="both"/>
              <w:cnfStyle w:val="000000100000" w:firstRow="0" w:lastRow="0" w:firstColumn="0" w:lastColumn="0" w:oddVBand="0" w:evenVBand="0" w:oddHBand="1" w:evenHBand="0" w:firstRowFirstColumn="0" w:firstRowLastColumn="0" w:lastRowFirstColumn="0" w:lastRowLastColumn="0"/>
            </w:pPr>
            <w:r>
              <w:t>3</w:t>
            </w:r>
            <w:r w:rsidR="001E06FF" w:rsidRPr="00E62FE7">
              <w:t xml:space="preserve">) O </w:t>
            </w:r>
            <w:r w:rsidR="004B6C89">
              <w:t>turista</w:t>
            </w:r>
            <w:r w:rsidR="001E06FF">
              <w:t xml:space="preserve"> consulta uma determinada reserva</w:t>
            </w:r>
            <w:r w:rsidR="001E06FF" w:rsidRPr="00E62FE7">
              <w:t>.</w:t>
            </w:r>
          </w:p>
        </w:tc>
      </w:tr>
      <w:tr w:rsidR="001E06FF" w:rsidRPr="009C29D8" w14:paraId="572FEB6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4315D4" w:rsidRDefault="001E06FF" w:rsidP="00216A4A">
            <w:pPr>
              <w:rPr>
                <w:b w:val="0"/>
              </w:rPr>
            </w:pPr>
            <w:r w:rsidRPr="004315D4">
              <w:t>Cenário alternativo</w:t>
            </w:r>
          </w:p>
        </w:tc>
        <w:tc>
          <w:tcPr>
            <w:tcW w:w="6259" w:type="dxa"/>
          </w:tcPr>
          <w:p w14:paraId="6CCEDE38" w14:textId="73A9034E" w:rsidR="001E06FF" w:rsidRDefault="003710CD" w:rsidP="00216A4A">
            <w:pPr>
              <w:cnfStyle w:val="000000000000" w:firstRow="0" w:lastRow="0" w:firstColumn="0" w:lastColumn="0" w:oddVBand="0" w:evenVBand="0" w:oddHBand="0" w:evenHBand="0" w:firstRowFirstColumn="0" w:firstRowLastColumn="0" w:lastRowFirstColumn="0" w:lastRowLastColumn="0"/>
            </w:pPr>
            <w:r>
              <w:t>2.a) Se o Turista não reservou pelo menos um guia, o sistema mostra a mensagem: "Ainda não utilizou o serviço de reserva de guias".</w:t>
            </w:r>
          </w:p>
        </w:tc>
      </w:tr>
      <w:tr w:rsidR="001E06FF" w:rsidRPr="009C29D8" w14:paraId="6602E5D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4315D4" w:rsidRDefault="001E06FF" w:rsidP="00216A4A">
            <w:pPr>
              <w:rPr>
                <w:b w:val="0"/>
              </w:rPr>
            </w:pPr>
            <w:r w:rsidRPr="004315D4">
              <w:t>Suplementos</w:t>
            </w:r>
          </w:p>
        </w:tc>
        <w:tc>
          <w:tcPr>
            <w:tcW w:w="6259" w:type="dxa"/>
          </w:tcPr>
          <w:p w14:paraId="2A60FE27"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4315D4" w:rsidRDefault="001E06FF" w:rsidP="00216A4A">
            <w:pPr>
              <w:rPr>
                <w:b w:val="0"/>
              </w:rPr>
            </w:pPr>
            <w:r w:rsidRPr="004315D4">
              <w:t>Pós-condição</w:t>
            </w:r>
          </w:p>
        </w:tc>
        <w:tc>
          <w:tcPr>
            <w:tcW w:w="6259" w:type="dxa"/>
          </w:tcPr>
          <w:p w14:paraId="7430A6E7" w14:textId="77777777" w:rsidR="001E06FF" w:rsidRDefault="001E06FF" w:rsidP="00216A4A">
            <w:pPr>
              <w:cnfStyle w:val="000000000000" w:firstRow="0" w:lastRow="0" w:firstColumn="0" w:lastColumn="0" w:oddVBand="0" w:evenVBand="0" w:oddHBand="0" w:evenHBand="0" w:firstRowFirstColumn="0" w:firstRowLastColumn="0" w:lastRowFirstColumn="0" w:lastRowLastColumn="0"/>
            </w:pPr>
            <w:r>
              <w:t>Nenhuma.</w:t>
            </w:r>
          </w:p>
        </w:tc>
      </w:tr>
    </w:tbl>
    <w:p w14:paraId="07BDFF30" w14:textId="77777777" w:rsidR="001E06FF" w:rsidRDefault="001E06FF" w:rsidP="006D326B">
      <w:pPr>
        <w:rPr>
          <w:lang w:val="pt-PT"/>
        </w:rPr>
      </w:pPr>
    </w:p>
    <w:p w14:paraId="271C55F6" w14:textId="0043DCC9" w:rsidR="004941BB" w:rsidRDefault="004941BB" w:rsidP="006D326B">
      <w:pPr>
        <w:rPr>
          <w:lang w:val="pt-PT"/>
        </w:rPr>
      </w:pPr>
    </w:p>
    <w:p w14:paraId="7F980ED7" w14:textId="019E19DA" w:rsidR="00BA76D8" w:rsidRDefault="00BA76D8" w:rsidP="00BA76D8">
      <w:pPr>
        <w:pStyle w:val="Heading3"/>
        <w:rPr>
          <w:lang w:val="pt-PT"/>
        </w:rPr>
      </w:pPr>
      <w:bookmarkStart w:id="62" w:name="_Toc503091373"/>
      <w:bookmarkStart w:id="63" w:name="_Toc503793981"/>
      <w:r w:rsidRPr="00E62FE7">
        <w:rPr>
          <w:lang w:val="pt-PT"/>
        </w:rPr>
        <w:lastRenderedPageBreak/>
        <w:t>D</w:t>
      </w:r>
      <w:r w:rsidR="00EC7EDA">
        <w:rPr>
          <w:lang w:val="pt-PT"/>
        </w:rPr>
        <w:t>iagrama</w:t>
      </w:r>
      <w:r w:rsidRPr="00E62FE7">
        <w:rPr>
          <w:lang w:val="pt-PT"/>
        </w:rPr>
        <w:t xml:space="preserve"> de </w:t>
      </w:r>
      <w:r w:rsidR="00902194">
        <w:rPr>
          <w:lang w:val="pt-PT"/>
        </w:rPr>
        <w:t>sequência</w:t>
      </w:r>
      <w:r w:rsidRPr="00E62FE7">
        <w:rPr>
          <w:lang w:val="pt-PT"/>
        </w:rPr>
        <w:t xml:space="preserve"> </w:t>
      </w:r>
      <w:r w:rsidR="00540EBB">
        <w:rPr>
          <w:lang w:val="pt-PT"/>
        </w:rPr>
        <w:t>- Consultar Reservas</w:t>
      </w:r>
      <w:r>
        <w:rPr>
          <w:lang w:val="pt-PT"/>
        </w:rPr>
        <w:t xml:space="preserve"> </w:t>
      </w:r>
      <w:bookmarkEnd w:id="62"/>
      <w:r w:rsidR="008346F5">
        <w:rPr>
          <w:lang w:val="pt-PT"/>
        </w:rPr>
        <w:t>de Guias</w:t>
      </w:r>
      <w:bookmarkEnd w:id="63"/>
    </w:p>
    <w:p w14:paraId="077E4C97" w14:textId="77777777" w:rsidR="00BA76D8" w:rsidRDefault="00BA76D8" w:rsidP="006D326B">
      <w:pPr>
        <w:rPr>
          <w:lang w:val="pt-PT"/>
        </w:rPr>
      </w:pPr>
    </w:p>
    <w:p w14:paraId="41FFD8E6" w14:textId="1763F34B" w:rsidR="004B6C89" w:rsidRDefault="006238D6" w:rsidP="004B6C89">
      <w:pPr>
        <w:rPr>
          <w:lang w:val="pt-PT"/>
        </w:rPr>
      </w:pPr>
      <w:bookmarkStart w:id="64" w:name="_Toc503091376"/>
      <w:r>
        <w:rPr>
          <w:noProof/>
          <w:lang w:eastAsia="en-GB"/>
        </w:rPr>
        <w:drawing>
          <wp:inline distT="0" distB="0" distL="0" distR="0" wp14:anchorId="77A11DB2" wp14:editId="0128DAF1">
            <wp:extent cx="5727700" cy="3613785"/>
            <wp:effectExtent l="0" t="0" r="0" b="0"/>
            <wp:docPr id="49" name="Picture 49" descr="C:\Users\rf\Documents\GitHub\Trails4Health\doc\Eng. Soft 2\Diagramas\diagramaSequenciaConsultarReserva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f\Documents\GitHub\Trails4Health\doc\Eng. Soft 2\Diagramas\diagramaSequenciaConsultarReservaGuia.em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p>
    <w:p w14:paraId="08217C46" w14:textId="1D3909FA" w:rsidR="004B6C89" w:rsidRDefault="00540EBB" w:rsidP="00540EBB">
      <w:pPr>
        <w:pStyle w:val="Figuras"/>
        <w:rPr>
          <w:lang w:val="pt-PT"/>
        </w:rPr>
      </w:pPr>
      <w:bookmarkStart w:id="65" w:name="_Toc503794035"/>
      <w:r>
        <w:rPr>
          <w:lang w:val="pt-PT"/>
        </w:rPr>
        <w:t>Fig. 10 - Diagrama de sequência - Consultar Reservas Guias</w:t>
      </w:r>
      <w:bookmarkEnd w:id="65"/>
    </w:p>
    <w:p w14:paraId="10143F14" w14:textId="77777777" w:rsidR="00540EBB" w:rsidRDefault="00540EBB" w:rsidP="00540EBB">
      <w:pPr>
        <w:rPr>
          <w:lang w:val="pt-PT"/>
        </w:rPr>
      </w:pPr>
    </w:p>
    <w:p w14:paraId="0ACB7520" w14:textId="33E91696" w:rsidR="00D81CCD" w:rsidRDefault="00D81CCD" w:rsidP="00C27F6A">
      <w:pPr>
        <w:pStyle w:val="Heading3"/>
        <w:rPr>
          <w:lang w:val="pt-PT"/>
        </w:rPr>
      </w:pPr>
      <w:bookmarkStart w:id="66" w:name="_Toc503793982"/>
      <w:r w:rsidRPr="00E62FE7">
        <w:rPr>
          <w:lang w:val="pt-PT"/>
        </w:rPr>
        <w:t xml:space="preserve">Descrição de </w:t>
      </w:r>
      <w:r w:rsidR="00C27F6A">
        <w:rPr>
          <w:lang w:val="pt-PT"/>
        </w:rPr>
        <w:t>c</w:t>
      </w:r>
      <w:r w:rsidRPr="00E62FE7">
        <w:rPr>
          <w:lang w:val="pt-PT"/>
        </w:rPr>
        <w:t xml:space="preserve">aso de </w:t>
      </w:r>
      <w:r w:rsidR="00C27F6A">
        <w:rPr>
          <w:lang w:val="pt-PT"/>
        </w:rPr>
        <w:t>u</w:t>
      </w:r>
      <w:r w:rsidRPr="00E62FE7">
        <w:rPr>
          <w:lang w:val="pt-PT"/>
        </w:rPr>
        <w:t xml:space="preserve">so </w:t>
      </w:r>
      <w:r w:rsidR="004B17B7">
        <w:rPr>
          <w:lang w:val="pt-PT"/>
        </w:rPr>
        <w:t xml:space="preserve">- Avaliar </w:t>
      </w:r>
      <w:bookmarkEnd w:id="64"/>
      <w:r w:rsidR="004B6C89">
        <w:rPr>
          <w:lang w:val="pt-PT"/>
        </w:rPr>
        <w:t>Guia</w:t>
      </w:r>
      <w:bookmarkEnd w:id="66"/>
    </w:p>
    <w:p w14:paraId="3A58F550" w14:textId="77777777" w:rsidR="00D81CCD" w:rsidRDefault="00D81CCD" w:rsidP="00540EBB">
      <w:pPr>
        <w:spacing w:after="0"/>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5B0E9AC0" w:rsidR="00AA5493" w:rsidRDefault="00AA5493" w:rsidP="002F78A1">
            <w:pPr>
              <w:cnfStyle w:val="100000000000" w:firstRow="1" w:lastRow="0" w:firstColumn="0" w:lastColumn="0" w:oddVBand="0" w:evenVBand="0" w:oddHBand="0" w:evenHBand="0" w:firstRowFirstColumn="0" w:firstRowLastColumn="0" w:lastRowFirstColumn="0" w:lastRowLastColumn="0"/>
            </w:pPr>
            <w:r>
              <w:t xml:space="preserve">AVALIAR </w:t>
            </w:r>
            <w:r w:rsidR="002F78A1">
              <w:t>GUIA</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9C29D8"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4A5E526C" w:rsidR="00AA5493" w:rsidRDefault="00AA5493" w:rsidP="002F78A1">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w:t>
            </w:r>
            <w:r w:rsidR="002F78A1">
              <w:t>.</w:t>
            </w:r>
          </w:p>
        </w:tc>
      </w:tr>
      <w:tr w:rsidR="00846E87" w:rsidRPr="007005C5" w14:paraId="5E4330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F01467" w14:textId="06A77F32" w:rsidR="00846E87" w:rsidRPr="00932966" w:rsidRDefault="00846E87" w:rsidP="00216A4A">
            <w:r>
              <w:t>Tamanho</w:t>
            </w:r>
          </w:p>
        </w:tc>
        <w:tc>
          <w:tcPr>
            <w:tcW w:w="6259" w:type="dxa"/>
          </w:tcPr>
          <w:p w14:paraId="254B8BE9" w14:textId="26F4F11C" w:rsidR="00846E87" w:rsidRDefault="00846E87" w:rsidP="00216A4A">
            <w:pPr>
              <w:cnfStyle w:val="000000100000" w:firstRow="0" w:lastRow="0" w:firstColumn="0" w:lastColumn="0" w:oddVBand="0" w:evenVBand="0" w:oddHBand="1" w:evenHBand="0" w:firstRowFirstColumn="0" w:firstRowLastColumn="0" w:lastRowFirstColumn="0" w:lastRowLastColumn="0"/>
            </w:pPr>
            <w:r>
              <w:t>21</w:t>
            </w:r>
          </w:p>
        </w:tc>
      </w:tr>
      <w:tr w:rsidR="00AA5493" w:rsidRPr="009C29D8" w14:paraId="061639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9C29D8" w14:paraId="73699E8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599AAD1F"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 xml:space="preserve">à avaliação de </w:t>
            </w:r>
            <w:r w:rsidR="002F78A1">
              <w:t>guia</w:t>
            </w:r>
            <w:r w:rsidRPr="00E62FE7">
              <w:t>.</w:t>
            </w:r>
          </w:p>
          <w:p w14:paraId="1AC05AE8"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3) O turista escolhe um trilho percorrido.</w:t>
            </w:r>
          </w:p>
          <w:p w14:paraId="30B8C715" w14:textId="10977B88"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 xml:space="preserve">4) </w:t>
            </w:r>
            <w:r w:rsidRPr="00E62FE7">
              <w:t xml:space="preserve">O sistema mostra </w:t>
            </w:r>
            <w:r>
              <w:t>uma lista com as questões relativas à avaliação do serviço(s) utilizado.</w:t>
            </w:r>
          </w:p>
          <w:p w14:paraId="3BBA2E72" w14:textId="77777777"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9C29D8" w14:paraId="0EF0674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9C29D8" w14:paraId="3CA83A0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Nenhuma.</w:t>
            </w:r>
          </w:p>
        </w:tc>
      </w:tr>
    </w:tbl>
    <w:p w14:paraId="56743992" w14:textId="214F4E92" w:rsidR="00E93C4F" w:rsidRDefault="00E93C4F" w:rsidP="00AA5493">
      <w:pPr>
        <w:pStyle w:val="Heading3"/>
        <w:rPr>
          <w:lang w:val="pt-PT"/>
        </w:rPr>
      </w:pPr>
      <w:bookmarkStart w:id="67" w:name="_Toc503091377"/>
      <w:bookmarkStart w:id="68" w:name="_Toc503793983"/>
      <w:r>
        <w:rPr>
          <w:lang w:val="pt-PT"/>
        </w:rPr>
        <w:lastRenderedPageBreak/>
        <w:t xml:space="preserve">Diagrama de </w:t>
      </w:r>
      <w:r w:rsidR="00C27F6A">
        <w:rPr>
          <w:lang w:val="pt-PT"/>
        </w:rPr>
        <w:t>s</w:t>
      </w:r>
      <w:r>
        <w:rPr>
          <w:lang w:val="pt-PT"/>
        </w:rPr>
        <w:t xml:space="preserve">equência </w:t>
      </w:r>
      <w:r w:rsidR="00AA5493">
        <w:rPr>
          <w:lang w:val="pt-PT"/>
        </w:rPr>
        <w:t xml:space="preserve">- </w:t>
      </w:r>
      <w:r>
        <w:rPr>
          <w:lang w:val="pt-PT"/>
        </w:rPr>
        <w:t xml:space="preserve">Avaliar </w:t>
      </w:r>
      <w:bookmarkEnd w:id="67"/>
      <w:r w:rsidR="004B6C89">
        <w:rPr>
          <w:lang w:val="pt-PT"/>
        </w:rPr>
        <w:t>Guia</w:t>
      </w:r>
      <w:bookmarkEnd w:id="68"/>
    </w:p>
    <w:p w14:paraId="43D17306" w14:textId="77777777" w:rsidR="00E93C4F" w:rsidRDefault="00E93C4F" w:rsidP="007529CF">
      <w:pPr>
        <w:rPr>
          <w:lang w:val="pt-PT"/>
        </w:rPr>
      </w:pPr>
    </w:p>
    <w:p w14:paraId="553696FA" w14:textId="039D51FD" w:rsidR="00E93C4F" w:rsidRPr="007529CF" w:rsidRDefault="006238D6" w:rsidP="007529CF">
      <w:pPr>
        <w:rPr>
          <w:lang w:val="pt-PT"/>
        </w:rPr>
      </w:pPr>
      <w:r>
        <w:rPr>
          <w:noProof/>
          <w:lang w:eastAsia="en-GB"/>
        </w:rPr>
        <w:drawing>
          <wp:inline distT="0" distB="0" distL="0" distR="0" wp14:anchorId="46E60203" wp14:editId="40F49FA5">
            <wp:extent cx="5727700" cy="5603240"/>
            <wp:effectExtent l="0" t="0" r="0" b="0"/>
            <wp:docPr id="47" name="Picture 47" descr="C:\Users\rf\Documents\GitHub\Trails4Health\doc\Eng. Soft 2\Diagramas\diagramaSequencia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f\Documents\GitHub\Trails4Health\doc\Eng. Soft 2\Diagramas\diagramaSequenciaAvaliarGuia.em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603240"/>
                    </a:xfrm>
                    <a:prstGeom prst="rect">
                      <a:avLst/>
                    </a:prstGeom>
                    <a:noFill/>
                    <a:ln>
                      <a:noFill/>
                    </a:ln>
                  </pic:spPr>
                </pic:pic>
              </a:graphicData>
            </a:graphic>
          </wp:inline>
        </w:drawing>
      </w:r>
    </w:p>
    <w:p w14:paraId="379FBC46" w14:textId="6EC16658" w:rsidR="002077E2" w:rsidRDefault="00960268" w:rsidP="00960268">
      <w:pPr>
        <w:pStyle w:val="Figuras"/>
        <w:rPr>
          <w:lang w:val="pt-PT"/>
        </w:rPr>
      </w:pPr>
      <w:bookmarkStart w:id="69" w:name="_Toc503794036"/>
      <w:r>
        <w:rPr>
          <w:lang w:val="pt-PT"/>
        </w:rPr>
        <w:t>Fig. 11 - Diagrama de sequência - Avaliar Guia</w:t>
      </w:r>
      <w:bookmarkEnd w:id="69"/>
    </w:p>
    <w:p w14:paraId="397C543A" w14:textId="53A2FFDE" w:rsidR="002077E2" w:rsidRDefault="002077E2" w:rsidP="00162737">
      <w:pPr>
        <w:rPr>
          <w:lang w:val="pt-PT"/>
        </w:rPr>
      </w:pPr>
    </w:p>
    <w:p w14:paraId="2F3EC51F" w14:textId="2497E2C0" w:rsidR="002077E2" w:rsidRDefault="002077E2" w:rsidP="00162737">
      <w:pPr>
        <w:rPr>
          <w:lang w:val="pt-PT"/>
        </w:rPr>
      </w:pPr>
    </w:p>
    <w:p w14:paraId="71E29745" w14:textId="413AF6A6" w:rsidR="002077E2" w:rsidRDefault="002077E2" w:rsidP="00162737">
      <w:pPr>
        <w:rPr>
          <w:lang w:val="pt-PT"/>
        </w:rPr>
      </w:pPr>
    </w:p>
    <w:p w14:paraId="0E151141" w14:textId="2E046FDE" w:rsidR="002077E2" w:rsidRDefault="002077E2" w:rsidP="00162737">
      <w:pPr>
        <w:rPr>
          <w:lang w:val="pt-PT"/>
        </w:rPr>
      </w:pPr>
    </w:p>
    <w:p w14:paraId="7B4465A5" w14:textId="6FE98682" w:rsidR="002077E2" w:rsidRDefault="002077E2" w:rsidP="00162737">
      <w:pPr>
        <w:rPr>
          <w:lang w:val="pt-PT"/>
        </w:rPr>
      </w:pPr>
    </w:p>
    <w:p w14:paraId="6CDA150C" w14:textId="46D84B3D" w:rsidR="002077E2" w:rsidRDefault="002077E2" w:rsidP="00162737">
      <w:pPr>
        <w:rPr>
          <w:lang w:val="pt-PT"/>
        </w:rPr>
      </w:pPr>
    </w:p>
    <w:p w14:paraId="72CB36B1" w14:textId="77777777" w:rsidR="00960268" w:rsidRDefault="00960268" w:rsidP="00162737">
      <w:pPr>
        <w:rPr>
          <w:lang w:val="pt-PT"/>
        </w:rPr>
      </w:pPr>
    </w:p>
    <w:p w14:paraId="45EB6440" w14:textId="77777777" w:rsidR="002077E2" w:rsidRDefault="002077E2" w:rsidP="00162737">
      <w:pPr>
        <w:rPr>
          <w:lang w:val="pt-PT"/>
        </w:rPr>
      </w:pPr>
    </w:p>
    <w:p w14:paraId="765805E6" w14:textId="33E83B2C" w:rsidR="007D1140" w:rsidRDefault="007D1140" w:rsidP="007D1140">
      <w:pPr>
        <w:pStyle w:val="Heading2"/>
        <w:rPr>
          <w:lang w:val="pt-PT"/>
        </w:rPr>
      </w:pPr>
      <w:bookmarkStart w:id="70" w:name="_Toc503091378"/>
      <w:bookmarkStart w:id="71" w:name="_Toc503091405"/>
      <w:bookmarkStart w:id="72" w:name="_Toc503793984"/>
      <w:r>
        <w:rPr>
          <w:lang w:val="pt-PT"/>
        </w:rPr>
        <w:lastRenderedPageBreak/>
        <w:t>4.5. Diagrama de classes global</w:t>
      </w:r>
      <w:bookmarkEnd w:id="70"/>
      <w:bookmarkEnd w:id="72"/>
    </w:p>
    <w:p w14:paraId="29E7519A" w14:textId="77777777" w:rsidR="007D1140" w:rsidRDefault="007D1140" w:rsidP="007D1140">
      <w:pPr>
        <w:tabs>
          <w:tab w:val="left" w:pos="2422"/>
        </w:tabs>
        <w:rPr>
          <w:lang w:val="pt-PT"/>
        </w:rPr>
      </w:pPr>
      <w:r>
        <w:rPr>
          <w:lang w:val="pt-PT"/>
        </w:rPr>
        <w:tab/>
      </w:r>
    </w:p>
    <w:p w14:paraId="2A323CF7" w14:textId="54B8E90B" w:rsidR="007D1140" w:rsidRDefault="0018484A" w:rsidP="007D1140">
      <w:pPr>
        <w:rPr>
          <w:lang w:val="pt-PT"/>
        </w:rPr>
      </w:pPr>
      <w:r>
        <w:rPr>
          <w:noProof/>
          <w:lang w:eastAsia="en-GB"/>
        </w:rPr>
        <w:drawing>
          <wp:inline distT="0" distB="0" distL="0" distR="0" wp14:anchorId="1E41AE6E" wp14:editId="66909BE1">
            <wp:extent cx="5727700" cy="7951470"/>
            <wp:effectExtent l="0" t="0" r="6350" b="0"/>
            <wp:docPr id="23" name="Picture 23" descr="C:\Users\rf\Documents\GitHub\Trails4Health\doc\Eng. Soft 2\Diagramas\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f\Documents\GitHub\Trails4Health\doc\Eng. Soft 2\Diagramas\diagramaClassesGlobal.em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7951470"/>
                    </a:xfrm>
                    <a:prstGeom prst="rect">
                      <a:avLst/>
                    </a:prstGeom>
                    <a:noFill/>
                    <a:ln>
                      <a:noFill/>
                    </a:ln>
                  </pic:spPr>
                </pic:pic>
              </a:graphicData>
            </a:graphic>
          </wp:inline>
        </w:drawing>
      </w:r>
    </w:p>
    <w:p w14:paraId="64599629" w14:textId="51FCD3EC" w:rsidR="007D1140" w:rsidRDefault="007D1140" w:rsidP="007D1140">
      <w:pPr>
        <w:pStyle w:val="Figuras"/>
        <w:rPr>
          <w:lang w:val="pt-PT"/>
        </w:rPr>
      </w:pPr>
      <w:bookmarkStart w:id="73" w:name="_Toc503794037"/>
      <w:r>
        <w:rPr>
          <w:lang w:val="pt-PT"/>
        </w:rPr>
        <w:t xml:space="preserve">Fig. </w:t>
      </w:r>
      <w:r w:rsidR="00960268">
        <w:rPr>
          <w:lang w:val="pt-PT"/>
        </w:rPr>
        <w:t>12</w:t>
      </w:r>
      <w:r>
        <w:rPr>
          <w:lang w:val="pt-PT"/>
        </w:rPr>
        <w:t xml:space="preserve"> - Diagrama de classes global</w:t>
      </w:r>
      <w:bookmarkEnd w:id="73"/>
      <w:r>
        <w:rPr>
          <w:lang w:val="pt-PT"/>
        </w:rPr>
        <w:br w:type="page"/>
      </w:r>
    </w:p>
    <w:p w14:paraId="5C785E84" w14:textId="79B51805" w:rsidR="00F05462" w:rsidRDefault="00F05462" w:rsidP="00F05462">
      <w:pPr>
        <w:pStyle w:val="Heading2"/>
        <w:rPr>
          <w:lang w:val="pt-PT"/>
        </w:rPr>
      </w:pPr>
      <w:bookmarkStart w:id="74" w:name="_Toc503793985"/>
      <w:r>
        <w:rPr>
          <w:lang w:val="pt-PT"/>
        </w:rPr>
        <w:lastRenderedPageBreak/>
        <w:t>4.</w:t>
      </w:r>
      <w:r w:rsidR="002077E2">
        <w:rPr>
          <w:lang w:val="pt-PT"/>
        </w:rPr>
        <w:t>6</w:t>
      </w:r>
      <w:r>
        <w:rPr>
          <w:lang w:val="pt-PT"/>
        </w:rPr>
        <w:t>.</w:t>
      </w:r>
      <w:r w:rsidRPr="00EE177E">
        <w:rPr>
          <w:lang w:val="pt-PT"/>
        </w:rPr>
        <w:t xml:space="preserve"> Diagrama</w:t>
      </w:r>
      <w:r>
        <w:rPr>
          <w:lang w:val="pt-PT"/>
        </w:rPr>
        <w:t xml:space="preserve"> de e</w:t>
      </w:r>
      <w:r w:rsidRPr="00EE177E">
        <w:rPr>
          <w:lang w:val="pt-PT"/>
        </w:rPr>
        <w:t>stados</w:t>
      </w:r>
      <w:bookmarkEnd w:id="71"/>
      <w:r>
        <w:rPr>
          <w:lang w:val="pt-PT"/>
        </w:rPr>
        <w:t xml:space="preserve"> - Avaliar Guia</w:t>
      </w:r>
      <w:bookmarkEnd w:id="74"/>
    </w:p>
    <w:p w14:paraId="10CEDC2D" w14:textId="77777777" w:rsidR="00F05462" w:rsidRPr="00602E94" w:rsidRDefault="00F05462" w:rsidP="00F05462">
      <w:pPr>
        <w:rPr>
          <w:lang w:val="pt-PT"/>
        </w:rPr>
      </w:pPr>
    </w:p>
    <w:p w14:paraId="6AE1653D" w14:textId="77777777" w:rsidR="00F05462" w:rsidRPr="00EE177E" w:rsidRDefault="00F05462" w:rsidP="00F05462">
      <w:pPr>
        <w:rPr>
          <w:lang w:val="pt-PT"/>
        </w:rPr>
      </w:pPr>
      <w:r>
        <w:rPr>
          <w:noProof/>
          <w:lang w:eastAsia="en-GB"/>
        </w:rPr>
        <w:drawing>
          <wp:inline distT="0" distB="0" distL="0" distR="0" wp14:anchorId="67B3F1CA" wp14:editId="7D4FCCAA">
            <wp:extent cx="4438650" cy="3943350"/>
            <wp:effectExtent l="0" t="0" r="0" b="0"/>
            <wp:docPr id="29" name="Picture 29" descr="C:\Users\rf\Documents\GitHub\Trails4Health\doc\Eng. Soft 2\Diagramas\diagramaEstados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Documents\GitHub\Trails4Health\doc\Eng. Soft 2\Diagramas\diagramaEstadosAvaliarGuia.em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943350"/>
                    </a:xfrm>
                    <a:prstGeom prst="rect">
                      <a:avLst/>
                    </a:prstGeom>
                    <a:noFill/>
                    <a:ln>
                      <a:noFill/>
                    </a:ln>
                  </pic:spPr>
                </pic:pic>
              </a:graphicData>
            </a:graphic>
          </wp:inline>
        </w:drawing>
      </w:r>
    </w:p>
    <w:p w14:paraId="63F5CC85" w14:textId="76D73362" w:rsidR="00F05462" w:rsidRPr="00EE177E" w:rsidRDefault="00960268" w:rsidP="00960268">
      <w:pPr>
        <w:pStyle w:val="Figuras"/>
        <w:rPr>
          <w:lang w:val="pt-PT"/>
        </w:rPr>
      </w:pPr>
      <w:bookmarkStart w:id="75" w:name="_Toc503794038"/>
      <w:r>
        <w:rPr>
          <w:lang w:val="pt-PT"/>
        </w:rPr>
        <w:t>Fig. 13 - Diagrama de estados - Avaliar Guia</w:t>
      </w:r>
      <w:bookmarkEnd w:id="75"/>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4EC8B2A3" w14:textId="175212B8" w:rsidR="000C2BBF" w:rsidRDefault="00C27F6A" w:rsidP="00C27F6A">
      <w:pPr>
        <w:pStyle w:val="Heading2"/>
        <w:rPr>
          <w:lang w:val="pt-PT"/>
        </w:rPr>
      </w:pPr>
      <w:bookmarkStart w:id="76" w:name="_Toc503091379"/>
      <w:bookmarkStart w:id="77" w:name="_Toc503793986"/>
      <w:r>
        <w:rPr>
          <w:lang w:val="pt-PT"/>
        </w:rPr>
        <w:lastRenderedPageBreak/>
        <w:t>4.</w:t>
      </w:r>
      <w:r w:rsidR="002077E2">
        <w:rPr>
          <w:lang w:val="pt-PT"/>
        </w:rPr>
        <w:t>7</w:t>
      </w:r>
      <w:r>
        <w:rPr>
          <w:lang w:val="pt-PT"/>
        </w:rPr>
        <w:t>.</w:t>
      </w:r>
      <w:r w:rsidR="000C2BBF">
        <w:rPr>
          <w:lang w:val="pt-PT"/>
        </w:rPr>
        <w:t xml:space="preserve"> Semânt</w:t>
      </w:r>
      <w:r w:rsidR="0043336F">
        <w:rPr>
          <w:lang w:val="pt-PT"/>
        </w:rPr>
        <w:t>ica</w:t>
      </w:r>
      <w:r w:rsidR="000C2BBF">
        <w:rPr>
          <w:lang w:val="pt-PT"/>
        </w:rPr>
        <w:t xml:space="preserve"> </w:t>
      </w:r>
      <w:r w:rsidR="006B3903">
        <w:rPr>
          <w:lang w:val="pt-PT"/>
        </w:rPr>
        <w:t xml:space="preserve">de </w:t>
      </w:r>
      <w:r w:rsidR="000C2BBF">
        <w:rPr>
          <w:lang w:val="pt-PT"/>
        </w:rPr>
        <w:t>classes</w:t>
      </w:r>
      <w:bookmarkEnd w:id="76"/>
      <w:bookmarkEnd w:id="77"/>
    </w:p>
    <w:p w14:paraId="46C36232" w14:textId="186CB038" w:rsidR="004C57F1" w:rsidRDefault="004C57F1" w:rsidP="004C57F1">
      <w:pPr>
        <w:rPr>
          <w:lang w:val="pt-PT"/>
        </w:rPr>
      </w:pPr>
    </w:p>
    <w:p w14:paraId="509AFD3E" w14:textId="6DDBDDD9" w:rsidR="004C57F1" w:rsidRPr="004C57F1" w:rsidRDefault="004C57F1" w:rsidP="004C57F1">
      <w:pPr>
        <w:pStyle w:val="Heading3"/>
        <w:rPr>
          <w:lang w:val="pt-PT"/>
        </w:rPr>
      </w:pPr>
      <w:bookmarkStart w:id="78" w:name="_Toc503091381"/>
      <w:bookmarkStart w:id="79" w:name="_Toc503793987"/>
      <w:r>
        <w:rPr>
          <w:lang w:val="pt-PT"/>
        </w:rPr>
        <w:t xml:space="preserve">Dicionário </w:t>
      </w:r>
      <w:r w:rsidR="00C27F6A">
        <w:rPr>
          <w:lang w:val="pt-PT"/>
        </w:rPr>
        <w:t>d</w:t>
      </w:r>
      <w:r w:rsidR="006D24FA">
        <w:rPr>
          <w:lang w:val="pt-PT"/>
        </w:rPr>
        <w:t xml:space="preserve">ados </w:t>
      </w:r>
      <w:r w:rsidR="00BF7653">
        <w:rPr>
          <w:lang w:val="pt-PT"/>
        </w:rPr>
        <w:t>- classe Trilho</w:t>
      </w:r>
      <w:bookmarkEnd w:id="79"/>
      <w:r w:rsidR="00BF7653">
        <w:rPr>
          <w:lang w:val="pt-PT"/>
        </w:rPr>
        <w:t xml:space="preserve"> </w:t>
      </w:r>
      <w:bookmarkEnd w:id="78"/>
    </w:p>
    <w:p w14:paraId="64F20EA2" w14:textId="77777777" w:rsidR="000C2BBF" w:rsidRDefault="000C2BBF" w:rsidP="00544A08">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9C29D8"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0DBBF80" w:rsidR="002E2058" w:rsidRPr="009C29D8" w:rsidRDefault="009C29D8" w:rsidP="009C29D8">
            <w:pPr>
              <w:cnfStyle w:val="000000000000" w:firstRow="0" w:lastRow="0" w:firstColumn="0" w:lastColumn="0" w:oddVBand="0" w:evenVBand="0" w:oddHBand="0" w:evenHBand="0" w:firstRowFirstColumn="0" w:firstRowLastColumn="0" w:lastRowFirstColumn="0" w:lastRowLastColumn="0"/>
              <w:rPr>
                <w:sz w:val="20"/>
              </w:rPr>
            </w:pPr>
            <w:r>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30B5653C" w:rsidR="002E2058" w:rsidRPr="00482E15" w:rsidRDefault="009C29D8"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Pr>
                <w:sz w:val="20"/>
              </w:rPr>
              <w:t>Endereço da foto da representação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13B9215" w:rsidR="002E2058" w:rsidRPr="00482E15" w:rsidRDefault="009C29D8"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Pr>
                <w:color w:val="FF0000"/>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9C29D8"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16D663F2" w:rsidR="004C57F1" w:rsidRDefault="004C57F1" w:rsidP="00AF4DE6">
      <w:pPr>
        <w:pStyle w:val="Heading3"/>
        <w:tabs>
          <w:tab w:val="right" w:pos="9026"/>
        </w:tabs>
        <w:rPr>
          <w:lang w:val="pt-PT"/>
        </w:rPr>
      </w:pPr>
      <w:bookmarkStart w:id="80" w:name="_Toc503091382"/>
      <w:bookmarkStart w:id="81" w:name="_Toc503793988"/>
      <w:r>
        <w:rPr>
          <w:lang w:val="pt-PT"/>
        </w:rPr>
        <w:lastRenderedPageBreak/>
        <w:t>Operações</w:t>
      </w:r>
      <w:r w:rsidR="00BF7653">
        <w:rPr>
          <w:lang w:val="pt-PT"/>
        </w:rPr>
        <w:t xml:space="preserve"> -</w:t>
      </w:r>
      <w:r w:rsidR="00BF385E">
        <w:rPr>
          <w:lang w:val="pt-PT"/>
        </w:rPr>
        <w:t xml:space="preserve"> </w:t>
      </w:r>
      <w:r w:rsidR="00BF7653">
        <w:rPr>
          <w:lang w:val="pt-PT"/>
        </w:rPr>
        <w:t>classe Trilho</w:t>
      </w:r>
      <w:bookmarkEnd w:id="80"/>
      <w:bookmarkEnd w:id="81"/>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9C29D8"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1615DD29"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009C29D8">
              <w:rPr>
                <w:rFonts w:cstheme="minorHAnsi"/>
                <w:sz w:val="20"/>
                <w:szCs w:val="20"/>
              </w:rPr>
              <w:t>e</w:t>
            </w:r>
            <w:r w:rsidR="009C29D8" w:rsidRPr="009C29D8">
              <w:rPr>
                <w:rFonts w:cstheme="minorHAnsi"/>
                <w:sz w:val="20"/>
                <w:szCs w:val="20"/>
              </w:rPr>
              <w:t xml:space="preserve">ndereço da </w:t>
            </w:r>
            <w:r w:rsidRPr="00783489">
              <w:rPr>
                <w:rFonts w:cstheme="minorHAnsi"/>
                <w:b/>
                <w:sz w:val="20"/>
                <w:szCs w:val="20"/>
              </w:rPr>
              <w:t>Foto</w:t>
            </w:r>
            <w:r w:rsidRPr="00783489">
              <w:rPr>
                <w:rFonts w:cstheme="minorHAnsi"/>
                <w:sz w:val="20"/>
                <w:szCs w:val="20"/>
              </w:rPr>
              <w:t xml:space="preserve"> do trilho </w:t>
            </w:r>
          </w:p>
          <w:p w14:paraId="135A14A3" w14:textId="77777777" w:rsidR="00171ABE" w:rsidRPr="00783489" w:rsidRDefault="00171ABE"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9C29D8"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1A9F13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009C29D8">
              <w:rPr>
                <w:rFonts w:cstheme="minorHAnsi"/>
                <w:sz w:val="20"/>
                <w:szCs w:val="20"/>
              </w:rPr>
              <w:t xml:space="preserve">endereço da </w:t>
            </w:r>
            <w:r w:rsidRPr="00B604E6">
              <w:rPr>
                <w:rFonts w:cstheme="minorHAnsi"/>
                <w:b/>
                <w:sz w:val="20"/>
                <w:szCs w:val="20"/>
              </w:rPr>
              <w:t>Foto</w:t>
            </w:r>
            <w:r w:rsidRPr="00783489">
              <w:rPr>
                <w:rFonts w:cstheme="minorHAnsi"/>
                <w:sz w:val="20"/>
                <w:szCs w:val="20"/>
              </w:rPr>
              <w:t xml:space="preserve"> do trilho </w:t>
            </w:r>
          </w:p>
          <w:p w14:paraId="518E10D7" w14:textId="21A88279" w:rsidR="00BE095D" w:rsidRPr="00783489" w:rsidRDefault="0073764F"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9C29D8"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9C29D8"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799B2D17" w14:textId="77777777" w:rsidR="00C27F6A" w:rsidRDefault="00C27F6A" w:rsidP="00E56F6B">
      <w:pPr>
        <w:rPr>
          <w:rFonts w:asciiTheme="majorHAnsi" w:eastAsiaTheme="majorEastAsia" w:hAnsiTheme="majorHAnsi" w:cstheme="majorBidi"/>
          <w:color w:val="2E74B5" w:themeColor="accent1" w:themeShade="BF"/>
          <w:sz w:val="26"/>
          <w:szCs w:val="26"/>
          <w:lang w:val="pt-PT"/>
        </w:rPr>
      </w:pPr>
    </w:p>
    <w:p w14:paraId="0023C9A7" w14:textId="491F7656" w:rsidR="00BF7653" w:rsidRDefault="00BF7653" w:rsidP="00E56F6B">
      <w:pPr>
        <w:pStyle w:val="Heading3"/>
        <w:rPr>
          <w:lang w:val="pt-PT"/>
        </w:rPr>
      </w:pPr>
      <w:bookmarkStart w:id="82" w:name="_Toc503091383"/>
      <w:bookmarkStart w:id="83" w:name="_Toc503793989"/>
      <w:r w:rsidRPr="00BF7653">
        <w:rPr>
          <w:lang w:val="pt-PT"/>
        </w:rPr>
        <w:t xml:space="preserve">Diagramas de </w:t>
      </w:r>
      <w:r w:rsidR="00C27F6A">
        <w:rPr>
          <w:lang w:val="pt-PT"/>
        </w:rPr>
        <w:t>s</w:t>
      </w:r>
      <w:r w:rsidRPr="00BF7653">
        <w:rPr>
          <w:lang w:val="pt-PT"/>
        </w:rPr>
        <w:t>equência em que a classe</w:t>
      </w:r>
      <w:r>
        <w:rPr>
          <w:lang w:val="pt-PT"/>
        </w:rPr>
        <w:t xml:space="preserve"> Trilho</w:t>
      </w:r>
      <w:r w:rsidRPr="00BF7653">
        <w:rPr>
          <w:lang w:val="pt-PT"/>
        </w:rPr>
        <w:t xml:space="preserve"> participa</w:t>
      </w:r>
      <w:bookmarkEnd w:id="82"/>
      <w:bookmarkEnd w:id="83"/>
    </w:p>
    <w:p w14:paraId="302D0865" w14:textId="77777777" w:rsidR="00E75B11" w:rsidRPr="00E75B11" w:rsidRDefault="00E75B11" w:rsidP="0018484A">
      <w:pPr>
        <w:spacing w:after="0"/>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9C29D8"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ListParagraph"/>
              <w:jc w:val="both"/>
              <w:rPr>
                <w:sz w:val="20"/>
                <w:szCs w:val="20"/>
              </w:rPr>
            </w:pPr>
          </w:p>
          <w:p w14:paraId="0BC72A63" w14:textId="77777777" w:rsidR="00536ACC" w:rsidRPr="006D24FA" w:rsidRDefault="00536ACC" w:rsidP="00536ACC">
            <w:pPr>
              <w:pStyle w:val="ListParagraph"/>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ListParagraph"/>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ListParagraph"/>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ListParagraph"/>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ListParagraph"/>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ListParagraph"/>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ListParagraph"/>
              <w:jc w:val="both"/>
              <w:rPr>
                <w:sz w:val="20"/>
                <w:szCs w:val="20"/>
              </w:rPr>
            </w:pPr>
          </w:p>
        </w:tc>
      </w:tr>
    </w:tbl>
    <w:p w14:paraId="33AF0698" w14:textId="77777777" w:rsidR="006D24FA" w:rsidRDefault="006D24FA" w:rsidP="0018484A">
      <w:pPr>
        <w:spacing w:before="240"/>
        <w:rPr>
          <w:rFonts w:asciiTheme="majorHAnsi" w:eastAsiaTheme="majorEastAsia" w:hAnsiTheme="majorHAnsi" w:cstheme="majorBidi"/>
          <w:color w:val="2E74B5" w:themeColor="accent1" w:themeShade="BF"/>
          <w:sz w:val="26"/>
          <w:szCs w:val="26"/>
          <w:lang w:val="pt-PT"/>
        </w:rPr>
      </w:pPr>
    </w:p>
    <w:p w14:paraId="78DD0A72" w14:textId="26E14F3B" w:rsidR="00D51772" w:rsidRDefault="00D51772" w:rsidP="00D51772">
      <w:pPr>
        <w:pStyle w:val="Heading3"/>
        <w:rPr>
          <w:lang w:val="pt-PT"/>
        </w:rPr>
      </w:pPr>
      <w:bookmarkStart w:id="84" w:name="_Toc503091385"/>
      <w:bookmarkStart w:id="85" w:name="_Toc503793990"/>
      <w:r>
        <w:rPr>
          <w:lang w:val="pt-PT"/>
        </w:rPr>
        <w:t xml:space="preserve">Dicionário </w:t>
      </w:r>
      <w:r w:rsidRPr="00E75B11">
        <w:rPr>
          <w:lang w:val="pt-PT"/>
        </w:rPr>
        <w:t>Dados</w:t>
      </w:r>
      <w:r w:rsidR="00E75B11">
        <w:rPr>
          <w:lang w:val="pt-PT"/>
        </w:rPr>
        <w:t xml:space="preserve"> - classe Estado</w:t>
      </w:r>
      <w:bookmarkEnd w:id="84"/>
      <w:bookmarkEnd w:id="85"/>
    </w:p>
    <w:p w14:paraId="108FE848" w14:textId="77777777" w:rsidR="00D51772" w:rsidRPr="00D51772" w:rsidRDefault="00D51772" w:rsidP="0018484A">
      <w:pPr>
        <w:spacing w:after="0"/>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9C29D8"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4A19CA31" w:rsidR="00AF7BF1" w:rsidRDefault="00AF7BF1" w:rsidP="00AF7BF1">
      <w:pPr>
        <w:rPr>
          <w:rFonts w:asciiTheme="majorHAnsi" w:eastAsiaTheme="majorEastAsia" w:hAnsiTheme="majorHAnsi" w:cstheme="majorBidi"/>
          <w:color w:val="2E74B5" w:themeColor="accent1" w:themeShade="BF"/>
          <w:sz w:val="26"/>
          <w:szCs w:val="26"/>
          <w:lang w:val="pt-PT"/>
        </w:rPr>
      </w:pPr>
    </w:p>
    <w:p w14:paraId="5A6E8CD2" w14:textId="77777777" w:rsidR="0018484A" w:rsidRDefault="0018484A" w:rsidP="00AF7BF1">
      <w:pPr>
        <w:rPr>
          <w:rFonts w:asciiTheme="majorHAnsi" w:eastAsiaTheme="majorEastAsia" w:hAnsiTheme="majorHAnsi" w:cstheme="majorBidi"/>
          <w:color w:val="2E74B5" w:themeColor="accent1" w:themeShade="BF"/>
          <w:sz w:val="26"/>
          <w:szCs w:val="26"/>
          <w:lang w:val="pt-PT"/>
        </w:rPr>
      </w:pPr>
    </w:p>
    <w:p w14:paraId="08DB825F" w14:textId="70748D84" w:rsidR="00D51772" w:rsidRDefault="00D51772" w:rsidP="00E75B11">
      <w:pPr>
        <w:pStyle w:val="Heading3"/>
        <w:rPr>
          <w:lang w:val="pt-PT"/>
        </w:rPr>
      </w:pPr>
      <w:bookmarkStart w:id="86" w:name="_Toc503091386"/>
      <w:bookmarkStart w:id="87" w:name="_Toc503793991"/>
      <w:r>
        <w:rPr>
          <w:lang w:val="pt-PT"/>
        </w:rPr>
        <w:lastRenderedPageBreak/>
        <w:t>Operações</w:t>
      </w:r>
      <w:r w:rsidR="00E75B11">
        <w:rPr>
          <w:lang w:val="pt-PT"/>
        </w:rPr>
        <w:t xml:space="preserve"> - classe Estado</w:t>
      </w:r>
      <w:bookmarkEnd w:id="86"/>
      <w:bookmarkEnd w:id="87"/>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9C29D8"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0B59BFE6" w14:textId="77777777" w:rsidR="00C27F6A" w:rsidRDefault="00C27F6A" w:rsidP="0018484A">
      <w:pPr>
        <w:spacing w:before="240"/>
        <w:rPr>
          <w:rFonts w:asciiTheme="majorHAnsi" w:eastAsiaTheme="majorEastAsia" w:hAnsiTheme="majorHAnsi" w:cstheme="majorBidi"/>
          <w:color w:val="2E74B5" w:themeColor="accent1" w:themeShade="BF"/>
          <w:sz w:val="26"/>
          <w:szCs w:val="26"/>
          <w:lang w:val="pt-PT"/>
        </w:rPr>
      </w:pPr>
    </w:p>
    <w:p w14:paraId="18CF35C8" w14:textId="7C9E2297" w:rsidR="00717242" w:rsidRDefault="00717242" w:rsidP="00717242">
      <w:pPr>
        <w:pStyle w:val="Heading3"/>
        <w:rPr>
          <w:lang w:val="pt-PT"/>
        </w:rPr>
      </w:pPr>
      <w:bookmarkStart w:id="88" w:name="_Toc503091387"/>
      <w:bookmarkStart w:id="89" w:name="_Toc503793992"/>
      <w:r w:rsidRPr="00BF7653">
        <w:rPr>
          <w:lang w:val="pt-PT"/>
        </w:rPr>
        <w:t>Diagramas de Sequência em que a classe</w:t>
      </w:r>
      <w:r>
        <w:rPr>
          <w:lang w:val="pt-PT"/>
        </w:rPr>
        <w:t xml:space="preserve"> Estado</w:t>
      </w:r>
      <w:r w:rsidRPr="00BF7653">
        <w:rPr>
          <w:lang w:val="pt-PT"/>
        </w:rPr>
        <w:t xml:space="preserve"> participa</w:t>
      </w:r>
      <w:bookmarkEnd w:id="88"/>
      <w:bookmarkEnd w:id="89"/>
    </w:p>
    <w:p w14:paraId="7CB38693" w14:textId="77777777" w:rsidR="00717242" w:rsidRDefault="00717242" w:rsidP="0018484A">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9C29D8"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ListParagraph"/>
              <w:jc w:val="both"/>
              <w:rPr>
                <w:sz w:val="20"/>
                <w:szCs w:val="20"/>
              </w:rPr>
            </w:pPr>
          </w:p>
          <w:p w14:paraId="17A5A128" w14:textId="77777777" w:rsidR="00717242" w:rsidRPr="006D24FA" w:rsidRDefault="00717242"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ListParagraph"/>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ListParagraph"/>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ListParagraph"/>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ListParagraph"/>
              <w:jc w:val="both"/>
              <w:rPr>
                <w:sz w:val="20"/>
                <w:szCs w:val="20"/>
              </w:rPr>
            </w:pPr>
          </w:p>
        </w:tc>
      </w:tr>
    </w:tbl>
    <w:p w14:paraId="3A82EEE3" w14:textId="77777777" w:rsidR="00C27F6A" w:rsidRDefault="00C27F6A" w:rsidP="0018484A">
      <w:pPr>
        <w:spacing w:before="240"/>
        <w:rPr>
          <w:lang w:val="pt-PT"/>
        </w:rPr>
      </w:pPr>
    </w:p>
    <w:p w14:paraId="1F13B3F0" w14:textId="1CB7007A" w:rsidR="00BC4E27" w:rsidRDefault="000F79DD" w:rsidP="000F79DD">
      <w:pPr>
        <w:pStyle w:val="Heading3"/>
      </w:pPr>
      <w:bookmarkStart w:id="90" w:name="_Toc503091389"/>
      <w:bookmarkStart w:id="91" w:name="_Toc503793993"/>
      <w:r>
        <w:rPr>
          <w:lang w:val="pt-PT"/>
        </w:rPr>
        <w:t xml:space="preserve">Dicionário </w:t>
      </w:r>
      <w:r w:rsidRPr="00D51772">
        <w:t>Dados</w:t>
      </w:r>
      <w:bookmarkEnd w:id="90"/>
      <w:r w:rsidR="00C27F6A">
        <w:t xml:space="preserve"> - classe EstadoTrilho</w:t>
      </w:r>
      <w:bookmarkEnd w:id="91"/>
    </w:p>
    <w:p w14:paraId="1D9DB918" w14:textId="77777777" w:rsidR="000F79DD" w:rsidRPr="00511195" w:rsidRDefault="000F79DD" w:rsidP="0018484A">
      <w:pPr>
        <w:spacing w:after="0"/>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9C29D8"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9C29D8"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mudança 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544A08">
      <w:pPr>
        <w:rPr>
          <w:lang w:val="pt-PT"/>
        </w:rPr>
      </w:pPr>
      <w:bookmarkStart w:id="92" w:name="_Toc503091390"/>
    </w:p>
    <w:p w14:paraId="51BF06EB" w14:textId="17CBD162" w:rsidR="001A5779" w:rsidRDefault="001A5779" w:rsidP="00544A08">
      <w:pPr>
        <w:rPr>
          <w:lang w:val="pt-PT"/>
        </w:rPr>
      </w:pPr>
    </w:p>
    <w:p w14:paraId="012C5BEC" w14:textId="77777777" w:rsidR="0018484A" w:rsidRDefault="0018484A" w:rsidP="00544A08">
      <w:pPr>
        <w:rPr>
          <w:lang w:val="pt-PT"/>
        </w:rPr>
      </w:pPr>
    </w:p>
    <w:p w14:paraId="00998FAA" w14:textId="1A3BFA5D" w:rsidR="000F79DD" w:rsidRPr="00D72B8F" w:rsidRDefault="000F79DD" w:rsidP="00D72B8F">
      <w:pPr>
        <w:pStyle w:val="Heading3"/>
      </w:pPr>
      <w:bookmarkStart w:id="93" w:name="_Toc503793994"/>
      <w:r>
        <w:rPr>
          <w:lang w:val="pt-PT"/>
        </w:rPr>
        <w:lastRenderedPageBreak/>
        <w:t>Operações</w:t>
      </w:r>
      <w:r w:rsidR="00767252">
        <w:rPr>
          <w:lang w:val="pt-PT"/>
        </w:rPr>
        <w:t xml:space="preserve"> - classe EstadoTrilho</w:t>
      </w:r>
      <w:bookmarkEnd w:id="92"/>
      <w:bookmarkEnd w:id="93"/>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9930F3"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r w:rsidR="009930F3">
              <w:rPr>
                <w:rFonts w:cstheme="minorHAnsi"/>
                <w:sz w:val="20"/>
                <w:szCs w:val="20"/>
              </w:rPr>
              <w:t>:</w:t>
            </w:r>
          </w:p>
          <w:p w14:paraId="17CF2E60" w14:textId="2C0C15E4"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66B084EC" w14:textId="4B83B80D"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31DF2487" w14:textId="6BD83BAD" w:rsidR="00FC0E00" w:rsidRDefault="00FC0E00"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4EE83DA6" w14:textId="0A7BEC20" w:rsidR="000F79DD" w:rsidRPr="008F32E0" w:rsidRDefault="00FC0E00" w:rsidP="0075767F">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w:t>
            </w:r>
            <w:r w:rsidR="005A6F26">
              <w:rPr>
                <w:rFonts w:cstheme="minorHAnsi"/>
                <w:sz w:val="20"/>
                <w:szCs w:val="20"/>
              </w:rPr>
              <w:t xml:space="preserve"> = null,</w:t>
            </w:r>
            <w:r>
              <w:rPr>
                <w:rFonts w:cstheme="minorHAnsi"/>
                <w:sz w:val="20"/>
                <w:szCs w:val="20"/>
              </w:rPr>
              <w:t xml:space="preserve"> do registo do ultimo Estado Trilho</w:t>
            </w:r>
            <w:r w:rsidR="005A6F26">
              <w:rPr>
                <w:rFonts w:cstheme="minorHAnsi"/>
                <w:sz w:val="20"/>
                <w:szCs w:val="20"/>
              </w:rPr>
              <w:t xml:space="preserve"> do Trilho selecionado na Tabela EstadoTrilho</w:t>
            </w:r>
            <w:r>
              <w:rPr>
                <w:rFonts w:cstheme="minorHAnsi"/>
                <w:sz w:val="20"/>
                <w:szCs w:val="20"/>
              </w:rPr>
              <w:t xml:space="preserve"> </w:t>
            </w:r>
            <w:r w:rsidR="005A6F26">
              <w:rPr>
                <w:rFonts w:cstheme="minorHAnsi"/>
                <w:sz w:val="20"/>
                <w:szCs w:val="20"/>
              </w:rPr>
              <w:t xml:space="preserve">com valor = Data_Atual_Sistema e insere novo registo com novo Estado do Trilho com campos DataInicio =  Data_Atual_Sistema e DataFim = null. O Sistema </w:t>
            </w:r>
            <w:r>
              <w:rPr>
                <w:rFonts w:cstheme="minorHAnsi"/>
                <w:sz w:val="20"/>
                <w:szCs w:val="20"/>
              </w:rPr>
              <w:t>redirecciona para pagina: …/</w:t>
            </w:r>
            <w:r w:rsidRPr="00CC2CAC">
              <w:rPr>
                <w:rFonts w:cstheme="minorHAnsi"/>
                <w:sz w:val="20"/>
                <w:szCs w:val="20"/>
              </w:rPr>
              <w:t xml:space="preserve"> TrilhoCRUD </w:t>
            </w:r>
            <w:r>
              <w:rPr>
                <w:rFonts w:cstheme="minorHAnsi"/>
                <w:sz w:val="20"/>
                <w:szCs w:val="20"/>
              </w:rPr>
              <w:t>/Index</w:t>
            </w:r>
            <w:r w:rsidR="005A6F26">
              <w:rPr>
                <w:rFonts w:cstheme="minorHAnsi"/>
                <w:sz w:val="20"/>
                <w:szCs w:val="20"/>
              </w:rPr>
              <w:t>.</w:t>
            </w:r>
            <w:r w:rsidR="0075767F" w:rsidRPr="008F32E0">
              <w:rPr>
                <w:rFonts w:cstheme="minorHAnsi"/>
                <w:sz w:val="20"/>
                <w:szCs w:val="20"/>
              </w:rPr>
              <w:t xml:space="preserve"> </w:t>
            </w:r>
          </w:p>
        </w:tc>
      </w:tr>
      <w:tr w:rsidR="000F79DD" w:rsidRPr="009C29D8"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5192272"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159C1D7F" w14:textId="77777777" w:rsidR="00C27F6A" w:rsidRDefault="00C27F6A" w:rsidP="0018484A">
      <w:pPr>
        <w:spacing w:before="240"/>
        <w:rPr>
          <w:lang w:val="pt-PT"/>
        </w:rPr>
      </w:pPr>
    </w:p>
    <w:p w14:paraId="5C1120A0" w14:textId="0CEB1033" w:rsidR="00C1445A" w:rsidRDefault="00C1445A" w:rsidP="00C1445A">
      <w:pPr>
        <w:pStyle w:val="Heading3"/>
        <w:rPr>
          <w:lang w:val="pt-PT"/>
        </w:rPr>
      </w:pPr>
      <w:bookmarkStart w:id="94" w:name="_Toc503091391"/>
      <w:bookmarkStart w:id="95" w:name="_Toc503793995"/>
      <w:r w:rsidRPr="00BF7653">
        <w:rPr>
          <w:lang w:val="pt-PT"/>
        </w:rPr>
        <w:t>Diagramas de Sequência em que a classe</w:t>
      </w:r>
      <w:r>
        <w:rPr>
          <w:lang w:val="pt-PT"/>
        </w:rPr>
        <w:t xml:space="preserve"> EstadoTrilho</w:t>
      </w:r>
      <w:r w:rsidRPr="00BF7653">
        <w:rPr>
          <w:lang w:val="pt-PT"/>
        </w:rPr>
        <w:t xml:space="preserve"> participa</w:t>
      </w:r>
      <w:bookmarkEnd w:id="94"/>
      <w:bookmarkEnd w:id="95"/>
    </w:p>
    <w:p w14:paraId="7A244251" w14:textId="77777777" w:rsidR="00C1445A" w:rsidRDefault="00C1445A" w:rsidP="0018484A">
      <w:pPr>
        <w:spacing w:after="0"/>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9C29D8"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ListParagraph"/>
              <w:jc w:val="both"/>
              <w:rPr>
                <w:sz w:val="20"/>
                <w:szCs w:val="20"/>
              </w:rPr>
            </w:pPr>
          </w:p>
          <w:p w14:paraId="3DD8F188" w14:textId="77777777" w:rsidR="00536ACC" w:rsidRPr="006D24FA" w:rsidRDefault="00536ACC"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ListParagraph"/>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ListParagraph"/>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ListParagraph"/>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ListParagraph"/>
              <w:jc w:val="both"/>
              <w:rPr>
                <w:sz w:val="20"/>
                <w:szCs w:val="20"/>
              </w:rPr>
            </w:pPr>
          </w:p>
        </w:tc>
      </w:tr>
    </w:tbl>
    <w:p w14:paraId="71B83DC1" w14:textId="5E17AD0A" w:rsidR="00A92E9F" w:rsidRDefault="00A92E9F" w:rsidP="00FD4BEE">
      <w:pPr>
        <w:spacing w:before="240"/>
        <w:rPr>
          <w:lang w:val="pt-PT"/>
        </w:rPr>
      </w:pPr>
      <w:bookmarkStart w:id="96" w:name="_Toc503091392"/>
    </w:p>
    <w:p w14:paraId="7D689146" w14:textId="1C3EA5B9" w:rsidR="00BC4E27" w:rsidRPr="000F79DD" w:rsidRDefault="00BC4E27" w:rsidP="00BC4E27">
      <w:pPr>
        <w:pStyle w:val="Heading3"/>
        <w:rPr>
          <w:lang w:val="pt-PT"/>
        </w:rPr>
      </w:pPr>
      <w:bookmarkStart w:id="97" w:name="_Toc503091393"/>
      <w:bookmarkStart w:id="98" w:name="_Toc503793996"/>
      <w:bookmarkEnd w:id="96"/>
      <w:r>
        <w:rPr>
          <w:lang w:val="pt-PT"/>
        </w:rPr>
        <w:t xml:space="preserve">Dicionário </w:t>
      </w:r>
      <w:r w:rsidRPr="000F79DD">
        <w:rPr>
          <w:lang w:val="pt-PT"/>
        </w:rPr>
        <w:t>Dados</w:t>
      </w:r>
      <w:r w:rsidR="00717242">
        <w:rPr>
          <w:lang w:val="pt-PT"/>
        </w:rPr>
        <w:t xml:space="preserve"> - classe Dificuldade</w:t>
      </w:r>
      <w:bookmarkEnd w:id="97"/>
      <w:bookmarkEnd w:id="98"/>
    </w:p>
    <w:p w14:paraId="7008B425" w14:textId="77777777" w:rsidR="00BC4E27" w:rsidRPr="00BC4E27" w:rsidRDefault="00BC4E27" w:rsidP="00FD4BEE">
      <w:pPr>
        <w:spacing w:after="0"/>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544A08">
      <w:pPr>
        <w:rPr>
          <w:lang w:val="pt-PT"/>
        </w:rPr>
      </w:pPr>
      <w:bookmarkStart w:id="99" w:name="_Toc503091394"/>
    </w:p>
    <w:p w14:paraId="6AC04067" w14:textId="77777777" w:rsidR="00E36D04" w:rsidRDefault="00E36D04" w:rsidP="00544A08">
      <w:pPr>
        <w:rPr>
          <w:lang w:val="pt-PT"/>
        </w:rPr>
      </w:pPr>
    </w:p>
    <w:p w14:paraId="4B7B2FAD" w14:textId="53EADAB0" w:rsidR="00BC4E27" w:rsidRDefault="00BC4E27" w:rsidP="00BC4E27">
      <w:pPr>
        <w:pStyle w:val="Heading3"/>
        <w:rPr>
          <w:lang w:val="pt-PT"/>
        </w:rPr>
      </w:pPr>
      <w:bookmarkStart w:id="100" w:name="_Toc503793997"/>
      <w:r>
        <w:rPr>
          <w:lang w:val="pt-PT"/>
        </w:rPr>
        <w:lastRenderedPageBreak/>
        <w:t>Operações</w:t>
      </w:r>
      <w:r w:rsidR="00717242">
        <w:rPr>
          <w:lang w:val="pt-PT"/>
        </w:rPr>
        <w:t xml:space="preserve"> - classe Dificuldade</w:t>
      </w:r>
      <w:bookmarkEnd w:id="99"/>
      <w:bookmarkEnd w:id="100"/>
    </w:p>
    <w:p w14:paraId="200E7006" w14:textId="77777777" w:rsidR="00D51772" w:rsidRDefault="00D51772" w:rsidP="00C27F6A">
      <w:pPr>
        <w:spacing w:after="0"/>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9C29D8"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89C5919" w14:textId="77777777" w:rsidR="00436AA0" w:rsidRDefault="00436AA0" w:rsidP="0018484A">
      <w:pPr>
        <w:spacing w:before="240"/>
        <w:rPr>
          <w:rFonts w:asciiTheme="majorHAnsi" w:eastAsiaTheme="majorEastAsia" w:hAnsiTheme="majorHAnsi" w:cstheme="majorBidi"/>
          <w:color w:val="2E74B5" w:themeColor="accent1" w:themeShade="BF"/>
          <w:sz w:val="26"/>
          <w:szCs w:val="26"/>
          <w:lang w:val="pt-PT"/>
        </w:rPr>
      </w:pPr>
    </w:p>
    <w:p w14:paraId="2CB715E0" w14:textId="16841005" w:rsidR="00D72B8F" w:rsidRDefault="00D72B8F" w:rsidP="00D72B8F">
      <w:pPr>
        <w:pStyle w:val="Heading3"/>
        <w:rPr>
          <w:lang w:val="pt-PT"/>
        </w:rPr>
      </w:pPr>
      <w:bookmarkStart w:id="101" w:name="_Toc503091395"/>
      <w:bookmarkStart w:id="102" w:name="_Toc503793998"/>
      <w:r w:rsidRPr="00BF7653">
        <w:rPr>
          <w:lang w:val="pt-PT"/>
        </w:rPr>
        <w:t>Diagramas de Sequência em que a classe</w:t>
      </w:r>
      <w:r>
        <w:rPr>
          <w:lang w:val="pt-PT"/>
        </w:rPr>
        <w:t xml:space="preserve"> Dificuldade</w:t>
      </w:r>
      <w:r w:rsidRPr="00BF7653">
        <w:rPr>
          <w:lang w:val="pt-PT"/>
        </w:rPr>
        <w:t xml:space="preserve"> participa</w:t>
      </w:r>
      <w:bookmarkEnd w:id="101"/>
      <w:bookmarkEnd w:id="102"/>
    </w:p>
    <w:p w14:paraId="7BC0C0F3" w14:textId="77777777" w:rsidR="00D72B8F" w:rsidRDefault="00D72B8F" w:rsidP="00436AA0">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9C29D8"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92BFEE" w14:textId="77777777" w:rsidR="00D72B8F" w:rsidRPr="006D24FA" w:rsidRDefault="00D72B8F"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ListParagraph"/>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ListParagraph"/>
              <w:numPr>
                <w:ilvl w:val="0"/>
                <w:numId w:val="20"/>
              </w:numPr>
              <w:jc w:val="both"/>
              <w:rPr>
                <w:sz w:val="20"/>
                <w:szCs w:val="20"/>
              </w:rPr>
            </w:pPr>
            <w:r>
              <w:rPr>
                <w:sz w:val="20"/>
                <w:szCs w:val="20"/>
              </w:rPr>
              <w:t>Atualizar Trilho</w:t>
            </w:r>
          </w:p>
          <w:p w14:paraId="58C3F6AA" w14:textId="187E4ED6" w:rsidR="00D72B8F" w:rsidRPr="00C27F6A" w:rsidRDefault="00D72B8F" w:rsidP="00932ED8">
            <w:pPr>
              <w:pStyle w:val="ListParagraph"/>
              <w:numPr>
                <w:ilvl w:val="0"/>
                <w:numId w:val="20"/>
              </w:numPr>
              <w:jc w:val="both"/>
              <w:rPr>
                <w:sz w:val="20"/>
                <w:szCs w:val="20"/>
              </w:rPr>
            </w:pPr>
            <w:r>
              <w:rPr>
                <w:sz w:val="20"/>
                <w:szCs w:val="20"/>
              </w:rPr>
              <w:t>Desativar Trilho</w:t>
            </w:r>
          </w:p>
        </w:tc>
      </w:tr>
    </w:tbl>
    <w:p w14:paraId="3FB0750E" w14:textId="77777777" w:rsidR="0018484A" w:rsidRDefault="0018484A" w:rsidP="00EB5D03">
      <w:pPr>
        <w:rPr>
          <w:lang w:val="pt-PT"/>
        </w:rPr>
      </w:pPr>
      <w:bookmarkStart w:id="103" w:name="_Toc503091397"/>
    </w:p>
    <w:p w14:paraId="12689BF5" w14:textId="394C5047" w:rsidR="0007432D" w:rsidRDefault="0007432D" w:rsidP="0007432D">
      <w:pPr>
        <w:pStyle w:val="Heading3"/>
        <w:rPr>
          <w:lang w:val="pt-PT"/>
        </w:rPr>
      </w:pPr>
      <w:bookmarkStart w:id="104" w:name="_Toc503793999"/>
      <w:r>
        <w:rPr>
          <w:lang w:val="pt-PT"/>
        </w:rPr>
        <w:t>Dicionário de dados</w:t>
      </w:r>
      <w:bookmarkEnd w:id="103"/>
      <w:r w:rsidR="00C27F6A">
        <w:rPr>
          <w:lang w:val="pt-PT"/>
        </w:rPr>
        <w:t xml:space="preserve"> - classe Turista</w:t>
      </w:r>
      <w:bookmarkEnd w:id="104"/>
    </w:p>
    <w:p w14:paraId="61C9D09F" w14:textId="77777777" w:rsidR="0007432D" w:rsidRDefault="0007432D" w:rsidP="0018484A">
      <w:pPr>
        <w:spacing w:after="0"/>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647C0C83" w:rsidR="0007432D" w:rsidRPr="00BC4E27" w:rsidRDefault="0007432D" w:rsidP="00C760F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760F2">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1AFF4AD9" w:rsidR="005C2BBB" w:rsidRPr="00F172B2" w:rsidRDefault="00F172B2"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r w:rsidR="00AC1B44">
              <w:rPr>
                <w:sz w:val="20"/>
              </w:rPr>
              <w:t xml:space="preserve"> </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2B79ACF0" w:rsidR="002730F4" w:rsidRDefault="002730F4" w:rsidP="00D17203">
      <w:pPr>
        <w:spacing w:before="240"/>
        <w:rPr>
          <w:lang w:val="pt-PT"/>
        </w:rPr>
      </w:pPr>
    </w:p>
    <w:p w14:paraId="75EC4156" w14:textId="12514B8F" w:rsidR="0018484A" w:rsidRDefault="0018484A" w:rsidP="00D17203">
      <w:pPr>
        <w:spacing w:before="240"/>
        <w:rPr>
          <w:lang w:val="pt-PT"/>
        </w:rPr>
      </w:pPr>
    </w:p>
    <w:p w14:paraId="53CC7448" w14:textId="77777777" w:rsidR="0018484A" w:rsidRDefault="0018484A" w:rsidP="00D17203">
      <w:pPr>
        <w:spacing w:before="240"/>
        <w:rPr>
          <w:lang w:val="pt-PT"/>
        </w:rPr>
      </w:pPr>
    </w:p>
    <w:p w14:paraId="5A0A1698" w14:textId="00C786D0" w:rsidR="00F172B2" w:rsidRDefault="00F172B2" w:rsidP="00BE248E">
      <w:pPr>
        <w:pStyle w:val="Heading4"/>
        <w:rPr>
          <w:lang w:val="pt-PT"/>
        </w:rPr>
      </w:pPr>
      <w:bookmarkStart w:id="105" w:name="_Toc503794000"/>
      <w:r>
        <w:rPr>
          <w:lang w:val="pt-PT"/>
        </w:rPr>
        <w:lastRenderedPageBreak/>
        <w:t>Algoritmo de validação do NIF</w:t>
      </w:r>
      <w:bookmarkEnd w:id="105"/>
    </w:p>
    <w:p w14:paraId="2763F56B" w14:textId="14D1C724" w:rsidR="00BE248E" w:rsidRDefault="00BE248E" w:rsidP="00BE248E">
      <w:pPr>
        <w:rPr>
          <w:lang w:val="pt-PT"/>
        </w:rPr>
      </w:pPr>
    </w:p>
    <w:p w14:paraId="4ED17204" w14:textId="50C69447" w:rsidR="00BE248E" w:rsidRPr="00BE248E" w:rsidRDefault="00BE248E" w:rsidP="0018484A">
      <w:pPr>
        <w:spacing w:after="0" w:line="276" w:lineRule="auto"/>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18484A">
      <w:pPr>
        <w:spacing w:after="0" w:line="276" w:lineRule="auto"/>
        <w:rPr>
          <w:lang w:val="pt-PT"/>
        </w:rPr>
      </w:pPr>
      <w:r w:rsidRPr="00511195">
        <w:rPr>
          <w:b/>
          <w:lang w:val="pt-PT"/>
        </w:rPr>
        <w:t>1.</w:t>
      </w:r>
      <w:r w:rsidRPr="00511195">
        <w:rPr>
          <w:lang w:val="pt-PT"/>
        </w:rPr>
        <w:t xml:space="preserve"> Multiplicar:</w:t>
      </w:r>
    </w:p>
    <w:p w14:paraId="31F84AC8" w14:textId="2281C821" w:rsidR="00BE248E" w:rsidRPr="00511195" w:rsidRDefault="000B7437" w:rsidP="0018484A">
      <w:pPr>
        <w:spacing w:after="0" w:line="276" w:lineRule="auto"/>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18484A">
      <w:pPr>
        <w:spacing w:after="0" w:line="276" w:lineRule="auto"/>
        <w:rPr>
          <w:lang w:val="pt-PT"/>
        </w:rPr>
      </w:pPr>
      <w:r w:rsidRPr="00511195">
        <w:rPr>
          <w:lang w:val="pt-PT" w:eastAsia="pt-PT"/>
        </w:rPr>
        <w:t>7º dígito por 3</w:t>
      </w:r>
    </w:p>
    <w:p w14:paraId="164962A3" w14:textId="6E78F20B" w:rsidR="00BE248E" w:rsidRPr="00511195" w:rsidRDefault="00BE248E" w:rsidP="0018484A">
      <w:pPr>
        <w:spacing w:after="0" w:line="276" w:lineRule="auto"/>
        <w:rPr>
          <w:lang w:val="pt-PT"/>
        </w:rPr>
      </w:pPr>
      <w:r w:rsidRPr="00511195">
        <w:rPr>
          <w:lang w:val="pt-PT" w:eastAsia="pt-PT"/>
        </w:rPr>
        <w:t>6º dígito por 4</w:t>
      </w:r>
    </w:p>
    <w:p w14:paraId="0A7305C2" w14:textId="6A6FEF23" w:rsidR="00BE248E" w:rsidRPr="00511195" w:rsidRDefault="00BE248E" w:rsidP="0018484A">
      <w:pPr>
        <w:spacing w:after="0" w:line="276" w:lineRule="auto"/>
        <w:rPr>
          <w:lang w:val="pt-PT"/>
        </w:rPr>
      </w:pPr>
      <w:r w:rsidRPr="00511195">
        <w:rPr>
          <w:lang w:val="pt-PT" w:eastAsia="pt-PT"/>
        </w:rPr>
        <w:t>5º dígito por 5</w:t>
      </w:r>
    </w:p>
    <w:p w14:paraId="55E0BF82" w14:textId="5749C9EA" w:rsidR="00BE248E" w:rsidRPr="00511195" w:rsidRDefault="00BE248E" w:rsidP="0018484A">
      <w:pPr>
        <w:spacing w:after="0" w:line="276" w:lineRule="auto"/>
        <w:rPr>
          <w:lang w:val="pt-PT"/>
        </w:rPr>
      </w:pPr>
      <w:r w:rsidRPr="00511195">
        <w:rPr>
          <w:lang w:val="pt-PT" w:eastAsia="pt-PT"/>
        </w:rPr>
        <w:t>4º dígito por 6</w:t>
      </w:r>
    </w:p>
    <w:p w14:paraId="292F6344" w14:textId="7CC53EE2" w:rsidR="00BE248E" w:rsidRPr="00511195" w:rsidRDefault="00BE248E" w:rsidP="0018484A">
      <w:pPr>
        <w:spacing w:after="0" w:line="276" w:lineRule="auto"/>
        <w:rPr>
          <w:lang w:val="pt-PT"/>
        </w:rPr>
      </w:pPr>
      <w:r w:rsidRPr="00511195">
        <w:rPr>
          <w:lang w:val="pt-PT" w:eastAsia="pt-PT"/>
        </w:rPr>
        <w:t>3º dígito por 7</w:t>
      </w:r>
    </w:p>
    <w:p w14:paraId="5F39A974" w14:textId="3C8641E9" w:rsidR="00BE248E" w:rsidRPr="00511195" w:rsidRDefault="00BE248E" w:rsidP="0018484A">
      <w:pPr>
        <w:spacing w:after="0" w:line="276" w:lineRule="auto"/>
        <w:rPr>
          <w:lang w:val="pt-PT"/>
        </w:rPr>
      </w:pPr>
      <w:r w:rsidRPr="00511195">
        <w:rPr>
          <w:lang w:val="pt-PT" w:eastAsia="pt-PT"/>
        </w:rPr>
        <w:t>2º dígito por 8</w:t>
      </w:r>
    </w:p>
    <w:p w14:paraId="5D1C9675" w14:textId="23E5C985" w:rsidR="00BE248E" w:rsidRPr="00511195" w:rsidRDefault="00BE248E" w:rsidP="0018484A">
      <w:pPr>
        <w:spacing w:after="0" w:line="276" w:lineRule="auto"/>
        <w:rPr>
          <w:lang w:val="pt-PT"/>
        </w:rPr>
      </w:pPr>
      <w:r w:rsidRPr="00511195">
        <w:rPr>
          <w:lang w:val="pt-PT" w:eastAsia="pt-PT"/>
        </w:rPr>
        <w:t xml:space="preserve">1º dígito por 9 </w:t>
      </w:r>
    </w:p>
    <w:p w14:paraId="2CC4F9BF" w14:textId="77777777" w:rsidR="00BE248E" w:rsidRPr="00511195" w:rsidRDefault="00BE248E" w:rsidP="0018484A">
      <w:pPr>
        <w:spacing w:after="0" w:line="276" w:lineRule="auto"/>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18484A">
      <w:pPr>
        <w:spacing w:after="0" w:line="276" w:lineRule="auto"/>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18484A">
      <w:pPr>
        <w:spacing w:after="0" w:line="276" w:lineRule="auto"/>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1E311CDF" w:rsidR="002B6061" w:rsidRDefault="00BE248E" w:rsidP="0018484A">
      <w:pPr>
        <w:spacing w:after="0" w:line="276" w:lineRule="auto"/>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D2D5101" w14:textId="77777777" w:rsidR="0018484A" w:rsidRDefault="0018484A" w:rsidP="00FB5BF9">
      <w:pPr>
        <w:spacing w:before="240"/>
        <w:rPr>
          <w:lang w:val="pt-PT"/>
        </w:rPr>
      </w:pPr>
    </w:p>
    <w:p w14:paraId="58F2703D" w14:textId="35D4657A" w:rsidR="002B6061" w:rsidRDefault="002B6061" w:rsidP="002B6061">
      <w:pPr>
        <w:pStyle w:val="Heading4"/>
        <w:rPr>
          <w:lang w:val="pt-PT"/>
        </w:rPr>
      </w:pPr>
      <w:bookmarkStart w:id="106" w:name="_Toc503794001"/>
      <w:r>
        <w:rPr>
          <w:lang w:val="pt-PT"/>
        </w:rPr>
        <w:t>Código de validação do NIF</w:t>
      </w:r>
      <w:bookmarkEnd w:id="106"/>
    </w:p>
    <w:p w14:paraId="28CCDAC7" w14:textId="77777777" w:rsidR="002B6061" w:rsidRDefault="002B6061" w:rsidP="00FB5BF9">
      <w:pPr>
        <w:spacing w:after="0"/>
        <w:rPr>
          <w:lang w:val="pt-PT"/>
        </w:rPr>
      </w:pPr>
    </w:p>
    <w:p w14:paraId="55F1D30B" w14:textId="3F58C441" w:rsidR="002B6061" w:rsidRDefault="002B6061" w:rsidP="002B6061">
      <w:pPr>
        <w:rPr>
          <w:lang w:val="pt-PT"/>
        </w:rPr>
      </w:pPr>
      <w:r>
        <w:rPr>
          <w:lang w:val="pt-PT"/>
        </w:rPr>
        <w:t>Função implementada:</w:t>
      </w:r>
    </w:p>
    <w:p w14:paraId="399CBC94" w14:textId="77777777" w:rsidR="002B6061" w:rsidRPr="00EA6558" w:rsidRDefault="002B6061" w:rsidP="002B6061">
      <w:pPr>
        <w:autoSpaceDE w:val="0"/>
        <w:autoSpaceDN w:val="0"/>
        <w:adjustRightInd w:val="0"/>
        <w:spacing w:after="0" w:line="240" w:lineRule="auto"/>
        <w:rPr>
          <w:rFonts w:ascii="Consolas" w:hAnsi="Consolas" w:cs="Consolas"/>
          <w:color w:val="000000"/>
          <w:sz w:val="19"/>
          <w:szCs w:val="19"/>
          <w:lang w:val="en-US"/>
        </w:rPr>
      </w:pPr>
      <w:r w:rsidRPr="00EA6558">
        <w:rPr>
          <w:rFonts w:ascii="Consolas" w:hAnsi="Consolas" w:cs="Consolas"/>
          <w:color w:val="0000FF"/>
          <w:sz w:val="19"/>
          <w:szCs w:val="19"/>
          <w:lang w:val="en-US"/>
        </w:rPr>
        <w:t>private</w:t>
      </w:r>
      <w:r w:rsidRPr="00EA6558">
        <w:rPr>
          <w:rFonts w:ascii="Consolas" w:hAnsi="Consolas" w:cs="Consolas"/>
          <w:color w:val="000000"/>
          <w:sz w:val="19"/>
          <w:szCs w:val="19"/>
          <w:lang w:val="en-US"/>
        </w:rPr>
        <w:t xml:space="preserve"> </w:t>
      </w:r>
      <w:r w:rsidRPr="00EA6558">
        <w:rPr>
          <w:rFonts w:ascii="Consolas" w:hAnsi="Consolas" w:cs="Consolas"/>
          <w:color w:val="0000FF"/>
          <w:sz w:val="19"/>
          <w:szCs w:val="19"/>
          <w:lang w:val="en-US"/>
        </w:rPr>
        <w:t>int</w:t>
      </w:r>
      <w:r w:rsidRPr="00EA6558">
        <w:rPr>
          <w:rFonts w:ascii="Consolas" w:hAnsi="Consolas" w:cs="Consolas"/>
          <w:color w:val="000000"/>
          <w:sz w:val="19"/>
          <w:szCs w:val="19"/>
          <w:lang w:val="en-US"/>
        </w:rPr>
        <w:t xml:space="preserve"> DigitoControlo(</w:t>
      </w:r>
      <w:r w:rsidRPr="00EA6558">
        <w:rPr>
          <w:rFonts w:ascii="Consolas" w:hAnsi="Consolas" w:cs="Consolas"/>
          <w:color w:val="0000FF"/>
          <w:sz w:val="19"/>
          <w:szCs w:val="19"/>
          <w:lang w:val="en-US"/>
        </w:rPr>
        <w:t>int</w:t>
      </w:r>
      <w:r w:rsidRPr="00EA6558">
        <w:rPr>
          <w:rFonts w:ascii="Consolas" w:hAnsi="Consolas" w:cs="Consolas"/>
          <w:color w:val="000000"/>
          <w:sz w:val="19"/>
          <w:szCs w:val="19"/>
          <w:lang w:val="en-US"/>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EA6558">
        <w:rPr>
          <w:rFonts w:ascii="Consolas" w:hAnsi="Consolas" w:cs="Consolas"/>
          <w:color w:val="000000"/>
          <w:sz w:val="19"/>
          <w:szCs w:val="19"/>
          <w:lang w:val="en-US"/>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en-US"/>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soma = 0;</w:t>
      </w:r>
    </w:p>
    <w:p w14:paraId="3826D243"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pt-PT"/>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sidRPr="007005C5">
        <w:rPr>
          <w:rFonts w:ascii="Consolas" w:hAnsi="Consolas" w:cs="Consolas"/>
          <w:color w:val="0000FF"/>
          <w:sz w:val="19"/>
          <w:szCs w:val="19"/>
          <w:lang w:val="en-US"/>
        </w:rPr>
        <w:t>for</w:t>
      </w:r>
      <w:r w:rsidRPr="007005C5">
        <w:rPr>
          <w:rFonts w:ascii="Consolas" w:hAnsi="Consolas" w:cs="Consolas"/>
          <w:color w:val="000000"/>
          <w:sz w:val="19"/>
          <w:szCs w:val="19"/>
          <w:lang w:val="en-US"/>
        </w:rPr>
        <w:t xml:space="preserve"> (</w:t>
      </w:r>
      <w:r w:rsidRPr="007005C5">
        <w:rPr>
          <w:rFonts w:ascii="Consolas" w:hAnsi="Consolas" w:cs="Consolas"/>
          <w:color w:val="0000FF"/>
          <w:sz w:val="19"/>
          <w:szCs w:val="19"/>
          <w:lang w:val="en-US"/>
        </w:rPr>
        <w:t>int</w:t>
      </w:r>
      <w:r w:rsidRPr="007005C5">
        <w:rPr>
          <w:rFonts w:ascii="Consolas" w:hAnsi="Consolas" w:cs="Consolas"/>
          <w:color w:val="000000"/>
          <w:sz w:val="19"/>
          <w:szCs w:val="19"/>
          <w:lang w:val="en-US"/>
        </w:rPr>
        <w:t xml:space="preserve"> i = 0; i &lt; 8; i++)</w:t>
      </w:r>
    </w:p>
    <w:p w14:paraId="04582EC2"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w:t>
      </w:r>
    </w:p>
    <w:p w14:paraId="46068385"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en-US"/>
        </w:rPr>
        <w:t xml:space="preserve">                </w:t>
      </w:r>
      <w:r w:rsidRPr="002B6061">
        <w:rPr>
          <w:rFonts w:ascii="Consolas" w:hAnsi="Consolas" w:cs="Consolas"/>
          <w:color w:val="000000"/>
          <w:sz w:val="19"/>
          <w:szCs w:val="19"/>
          <w:lang w:val="pt-PT"/>
        </w:rPr>
        <w:t xml:space="preserve">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75F24BD8" w14:textId="185743CF" w:rsidR="00C760F2" w:rsidRDefault="00C760F2" w:rsidP="00C760F2">
      <w:pPr>
        <w:pStyle w:val="Heading3"/>
      </w:pPr>
      <w:bookmarkStart w:id="107" w:name="_Toc503794002"/>
      <w:r>
        <w:rPr>
          <w:lang w:val="pt-PT"/>
        </w:rPr>
        <w:lastRenderedPageBreak/>
        <w:t xml:space="preserve">Dicionário </w:t>
      </w:r>
      <w:r w:rsidRPr="00D51772">
        <w:t>Dados</w:t>
      </w:r>
      <w:r>
        <w:t xml:space="preserve"> - classe ReservaGuia</w:t>
      </w:r>
      <w:bookmarkEnd w:id="107"/>
    </w:p>
    <w:p w14:paraId="6B54A5D6" w14:textId="77777777" w:rsidR="00C760F2" w:rsidRPr="00511195" w:rsidRDefault="00C760F2" w:rsidP="00AC1B44">
      <w:pPr>
        <w:spacing w:after="0"/>
        <w:rPr>
          <w:lang w:val="pt-PT"/>
        </w:rPr>
      </w:pPr>
    </w:p>
    <w:tbl>
      <w:tblPr>
        <w:tblStyle w:val="TabeladeGrade4-nfase11"/>
        <w:tblW w:w="9303" w:type="dxa"/>
        <w:jc w:val="center"/>
        <w:tblLayout w:type="fixed"/>
        <w:tblLook w:val="04A0" w:firstRow="1" w:lastRow="0" w:firstColumn="1" w:lastColumn="0" w:noHBand="0" w:noVBand="1"/>
      </w:tblPr>
      <w:tblGrid>
        <w:gridCol w:w="1696"/>
        <w:gridCol w:w="993"/>
        <w:gridCol w:w="2645"/>
        <w:gridCol w:w="1134"/>
        <w:gridCol w:w="1324"/>
        <w:gridCol w:w="1511"/>
      </w:tblGrid>
      <w:tr w:rsidR="00C760F2" w14:paraId="52E27DEE" w14:textId="77777777" w:rsidTr="009F18A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696" w:type="dxa"/>
            <w:hideMark/>
          </w:tcPr>
          <w:p w14:paraId="296AF310" w14:textId="77777777" w:rsidR="00C760F2" w:rsidRDefault="00C760F2" w:rsidP="00FE71DB">
            <w:pPr>
              <w:jc w:val="center"/>
            </w:pPr>
            <w:r>
              <w:t>Nome do campo</w:t>
            </w:r>
          </w:p>
        </w:tc>
        <w:tc>
          <w:tcPr>
            <w:tcW w:w="993" w:type="dxa"/>
            <w:hideMark/>
          </w:tcPr>
          <w:p w14:paraId="06FB6B15"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645" w:type="dxa"/>
            <w:hideMark/>
          </w:tcPr>
          <w:p w14:paraId="7647B5EE"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381B593B"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324" w:type="dxa"/>
            <w:hideMark/>
          </w:tcPr>
          <w:p w14:paraId="0C3B0A52"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511" w:type="dxa"/>
            <w:hideMark/>
          </w:tcPr>
          <w:p w14:paraId="5007B61E"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C760F2" w:rsidRPr="008B22DC" w14:paraId="703215E0" w14:textId="77777777" w:rsidTr="009F18A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05F5EA" w14:textId="3F6D7042" w:rsidR="00C760F2" w:rsidRDefault="00C760F2" w:rsidP="00FE71DB">
            <w:pPr>
              <w:rPr>
                <w:rFonts w:cstheme="minorHAnsi"/>
                <w:sz w:val="20"/>
                <w:szCs w:val="20"/>
              </w:rPr>
            </w:pPr>
            <w:r>
              <w:rPr>
                <w:rFonts w:cstheme="minorHAnsi"/>
                <w:sz w:val="20"/>
                <w:szCs w:val="20"/>
              </w:rPr>
              <w:t>GuiaID (P</w:t>
            </w:r>
            <w:r w:rsidRPr="000F79DD">
              <w:rPr>
                <w:rFonts w:cstheme="minorHAnsi"/>
                <w:sz w:val="20"/>
                <w:szCs w:val="20"/>
              </w:rPr>
              <w:t>K</w:t>
            </w:r>
            <w:r>
              <w:rPr>
                <w:rFonts w:cstheme="minorHAnsi"/>
                <w:sz w:val="20"/>
                <w:szCs w:val="20"/>
              </w:rPr>
              <w:t>, FK</w:t>
            </w:r>
            <w:r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DB805C6"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248C2" w14:textId="2A4870FB" w:rsidR="00C760F2" w:rsidRPr="000F79DD" w:rsidRDefault="00C760F2" w:rsidP="00C760F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Constitui parte da chave primária composta</w:t>
            </w:r>
            <w:r w:rsidR="0042677B">
              <w:rPr>
                <w:rFonts w:cstheme="minorHAnsi"/>
                <w:sz w:val="20"/>
                <w:szCs w:val="20"/>
              </w:rPr>
              <w:t xml:space="preserve"> (proveniente da classe Guia)</w:t>
            </w:r>
            <w:r>
              <w:rPr>
                <w:rFonts w:cstheme="minorHAnsi"/>
                <w:sz w:val="20"/>
                <w:szCs w:val="20"/>
              </w:rPr>
              <w:t xml:space="preserve">. </w:t>
            </w:r>
            <w:r w:rsidRPr="000F79DD">
              <w:rPr>
                <w:rFonts w:cstheme="minorHAnsi"/>
                <w:sz w:val="20"/>
                <w:szCs w:val="20"/>
              </w:rPr>
              <w:t xml:space="preserve">Número sequencial que identifica univocamente cada </w:t>
            </w:r>
            <w:r>
              <w:rPr>
                <w:rFonts w:cstheme="minorHAnsi"/>
                <w:sz w:val="20"/>
                <w:szCs w:val="20"/>
              </w:rPr>
              <w:t>ReservaGuia</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6E0D6C"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05C4FF" w14:textId="51F68137" w:rsidR="00C760F2" w:rsidRPr="000F79DD" w:rsidRDefault="00C760F2" w:rsidP="00C760F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Pr>
                <w:rFonts w:cstheme="minorHAnsi"/>
                <w:sz w:val="20"/>
                <w:szCs w:val="20"/>
              </w:rPr>
              <w:t>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633F88"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2891687"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C760F2" w:rsidRPr="007005C5" w14:paraId="701F02AE" w14:textId="77777777" w:rsidTr="009F18A6">
        <w:trPr>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7E349A" w14:textId="1AB43EEF" w:rsidR="00C760F2" w:rsidRPr="000F79DD" w:rsidRDefault="00AC1B44" w:rsidP="0042677B">
            <w:pPr>
              <w:rPr>
                <w:rFonts w:cstheme="minorHAnsi"/>
                <w:sz w:val="20"/>
                <w:szCs w:val="20"/>
              </w:rPr>
            </w:pPr>
            <w:r>
              <w:rPr>
                <w:rFonts w:cstheme="minorHAnsi"/>
                <w:sz w:val="20"/>
                <w:szCs w:val="20"/>
              </w:rPr>
              <w:t>TuristaID</w:t>
            </w:r>
            <w:r w:rsidR="0042677B">
              <w:rPr>
                <w:rFonts w:cstheme="minorHAnsi"/>
                <w:sz w:val="20"/>
                <w:szCs w:val="20"/>
              </w:rPr>
              <w:t xml:space="preserve"> </w:t>
            </w:r>
            <w:r w:rsidR="00C760F2">
              <w:rPr>
                <w:rFonts w:cstheme="minorHAnsi"/>
                <w:sz w:val="20"/>
                <w:szCs w:val="20"/>
              </w:rPr>
              <w:t>(</w:t>
            </w:r>
            <w:r w:rsidR="0042677B">
              <w:rPr>
                <w:rFonts w:cstheme="minorHAnsi"/>
                <w:sz w:val="20"/>
                <w:szCs w:val="20"/>
              </w:rPr>
              <w:t>PK, FK</w:t>
            </w:r>
            <w:r w:rsidR="00C760F2"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B4C619" w14:textId="77777777"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2071DE" w14:textId="5E17AA82" w:rsidR="00C760F2" w:rsidRPr="000F79DD" w:rsidRDefault="00C760F2" w:rsidP="00AC1B4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Constitui parte da chave primária composta</w:t>
            </w:r>
            <w:r w:rsidR="0042677B">
              <w:rPr>
                <w:rFonts w:cstheme="minorHAnsi"/>
                <w:sz w:val="20"/>
                <w:szCs w:val="20"/>
              </w:rPr>
              <w:t xml:space="preserve"> (proveniente da classe </w:t>
            </w:r>
            <w:r w:rsidR="00AC1B44">
              <w:rPr>
                <w:rFonts w:cstheme="minorHAnsi"/>
                <w:sz w:val="20"/>
                <w:szCs w:val="20"/>
              </w:rPr>
              <w:t>Turista</w:t>
            </w:r>
            <w:r w:rsidR="0042677B">
              <w:rPr>
                <w:rFonts w:cstheme="minorHAnsi"/>
                <w:sz w:val="20"/>
                <w:szCs w:val="20"/>
              </w:rPr>
              <w:t>)</w:t>
            </w:r>
            <w:r>
              <w:rPr>
                <w:rFonts w:cstheme="minorHAnsi"/>
                <w:sz w:val="20"/>
                <w:szCs w:val="20"/>
              </w:rPr>
              <w:t xml:space="preserve">. </w:t>
            </w:r>
            <w:r w:rsidRPr="000F79DD">
              <w:rPr>
                <w:rFonts w:cstheme="minorHAnsi"/>
                <w:sz w:val="20"/>
                <w:szCs w:val="20"/>
              </w:rPr>
              <w:t xml:space="preserve">Número sequencial que identifica univocamente cada </w:t>
            </w:r>
            <w:r>
              <w:rPr>
                <w:rFonts w:cstheme="minorHAnsi"/>
                <w:sz w:val="20"/>
                <w:szCs w:val="20"/>
              </w:rPr>
              <w:t>ReservaGuia</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BD21BF" w14:textId="77777777"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C47CE6" w14:textId="44C3DD89"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10 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DB5724" w14:textId="77777777" w:rsidR="00AC1B44" w:rsidRPr="000F79DD" w:rsidRDefault="00AC1B44" w:rsidP="00AC1B4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FF8353B" w14:textId="109FE9DC"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C760F2" w:rsidRPr="007005C5" w14:paraId="73552514"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B6BCED" w14:textId="5D7ABB7E" w:rsidR="00C760F2" w:rsidRPr="000F79DD" w:rsidRDefault="00C760F2" w:rsidP="00FE71DB">
            <w:pPr>
              <w:rPr>
                <w:rFonts w:cstheme="minorHAnsi"/>
                <w:sz w:val="20"/>
                <w:szCs w:val="20"/>
              </w:rPr>
            </w:pPr>
            <w:r>
              <w:rPr>
                <w:rFonts w:cstheme="minorHAnsi"/>
                <w:sz w:val="20"/>
                <w:szCs w:val="20"/>
              </w:rPr>
              <w:t>ReservaParaDia</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7AC9B5" w14:textId="47FEBE61"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98F719" w14:textId="1FE8FE1B"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Identifica o dia em que um guia está reservado </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4C6BD3" w14:textId="6F33D98E"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Dígitos seprados por /</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D14D27" w14:textId="204B5508"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dd/mm/aaaa</w:t>
            </w:r>
            <w:r w:rsidR="00C760F2" w:rsidRPr="000F79DD">
              <w:rPr>
                <w:rFonts w:cstheme="minorHAnsi"/>
                <w:sz w:val="20"/>
                <w:szCs w:val="20"/>
              </w:rPr>
              <w:t xml:space="preserve"> </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89A04B" w14:textId="04A93D5A"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Obrigatório / Alterável</w:t>
            </w:r>
          </w:p>
          <w:p w14:paraId="6DD72FE4"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bl>
    <w:p w14:paraId="7104B97A" w14:textId="77777777" w:rsidR="0018484A" w:rsidRDefault="0018484A" w:rsidP="00407F86">
      <w:pPr>
        <w:spacing w:before="240"/>
        <w:rPr>
          <w:lang w:val="pt-PT"/>
        </w:rPr>
      </w:pPr>
      <w:bookmarkStart w:id="108" w:name="_Toc503091400"/>
    </w:p>
    <w:p w14:paraId="512CFAD1" w14:textId="51F2F743" w:rsidR="00DA78DA" w:rsidRDefault="00DA78DA" w:rsidP="00DA78DA">
      <w:pPr>
        <w:pStyle w:val="Heading3"/>
        <w:rPr>
          <w:lang w:val="pt-PT"/>
        </w:rPr>
      </w:pPr>
      <w:bookmarkStart w:id="109" w:name="_Toc503794003"/>
      <w:r>
        <w:rPr>
          <w:lang w:val="pt-PT"/>
        </w:rPr>
        <w:t>Dicionário de dados</w:t>
      </w:r>
      <w:bookmarkEnd w:id="108"/>
      <w:r w:rsidR="00F05462">
        <w:rPr>
          <w:lang w:val="pt-PT"/>
        </w:rPr>
        <w:t xml:space="preserve"> - classe Guia</w:t>
      </w:r>
      <w:bookmarkEnd w:id="109"/>
    </w:p>
    <w:p w14:paraId="1B978105" w14:textId="77777777" w:rsidR="00DA78DA" w:rsidRDefault="00DA78DA" w:rsidP="0018484A">
      <w:pPr>
        <w:spacing w:after="0"/>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057C547E" w:rsidR="00DA78DA" w:rsidRPr="00BC4E27" w:rsidRDefault="00DA78DA" w:rsidP="00417F8E">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417F8E">
              <w:rPr>
                <w:sz w:val="20"/>
                <w:szCs w:val="20"/>
              </w:rPr>
              <w:t>G</w:t>
            </w:r>
            <w:r w:rsidR="00C56A2D">
              <w:rPr>
                <w:sz w:val="20"/>
                <w:szCs w:val="20"/>
              </w:rPr>
              <w:t>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894A78B"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r w:rsidR="00FD4BEE">
              <w:rPr>
                <w:sz w:val="20"/>
              </w:rPr>
              <w:t xml:space="preserve">, </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r w:rsidR="00FD4BEE" w14:paraId="6779545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316E47" w14:textId="34991B74" w:rsidR="00FD4BEE" w:rsidRDefault="00FD4BEE" w:rsidP="00C1519B">
            <w:pPr>
              <w:jc w:val="center"/>
              <w:rPr>
                <w:sz w:val="20"/>
                <w:szCs w:val="20"/>
                <w:lang w:val="en-US"/>
              </w:rPr>
            </w:pPr>
            <w:r>
              <w:rPr>
                <w:sz w:val="20"/>
                <w:szCs w:val="20"/>
                <w:lang w:val="en-US"/>
              </w:rPr>
              <w:t>Avaliacao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604AA5" w14:textId="6923D801" w:rsidR="00FD4BEE" w:rsidRPr="00F31D0C" w:rsidRDefault="00F31D0C" w:rsidP="00C1519B">
            <w:pPr>
              <w:jc w:val="center"/>
              <w:cnfStyle w:val="000000000000" w:firstRow="0" w:lastRow="0" w:firstColumn="0" w:lastColumn="0" w:oddVBand="0" w:evenVBand="0" w:oddHBand="0" w:evenHBand="0" w:firstRowFirstColumn="0" w:firstRowLastColumn="0" w:lastRowFirstColumn="0" w:lastRowLastColumn="0"/>
              <w:rPr>
                <w:i/>
                <w:sz w:val="20"/>
              </w:rPr>
            </w:pPr>
            <w:r w:rsidRPr="00F31D0C">
              <w:rPr>
                <w:i/>
                <w:sz w:val="20"/>
              </w:rPr>
              <w:t>Float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1C8645" w14:textId="3EF3DE62" w:rsidR="00FD4BEE" w:rsidRDefault="00F31D0C"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Pontuação atribuída por turistas que reservaram um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57AEF5" w14:textId="32152867" w:rsidR="00FD4BEE" w:rsidRDefault="00F31D0C"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0 e 5, incluindo os extremos do intervalo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DF8EB8" w14:textId="7BCEB056" w:rsidR="00FD4BEE" w:rsidRDefault="00056ABB"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Dois dígitos seprados por ponto</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731F01" w14:textId="205D90AF" w:rsidR="00FD4BEE" w:rsidRDefault="00A101E3"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Alterado pelo sistema</w:t>
            </w:r>
          </w:p>
        </w:tc>
      </w:tr>
      <w:tr w:rsidR="00FD4BEE" w14:paraId="312ED7B7"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4BD6D3D" w14:textId="2E8FD3B1" w:rsidR="00FD4BEE" w:rsidRDefault="00FD4BEE" w:rsidP="00C1519B">
            <w:pPr>
              <w:jc w:val="center"/>
              <w:rPr>
                <w:sz w:val="20"/>
                <w:szCs w:val="20"/>
                <w:lang w:val="en-US"/>
              </w:rPr>
            </w:pPr>
            <w:r>
              <w:rPr>
                <w:sz w:val="20"/>
                <w:szCs w:val="20"/>
                <w:lang w:val="en-US"/>
              </w:rPr>
              <w:t>Preco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49D39" w14:textId="407CB04A" w:rsidR="00FD4BEE" w:rsidRPr="00F31D0C" w:rsidRDefault="00F31D0C" w:rsidP="00C1519B">
            <w:pPr>
              <w:jc w:val="center"/>
              <w:cnfStyle w:val="000000100000" w:firstRow="0" w:lastRow="0" w:firstColumn="0" w:lastColumn="0" w:oddVBand="0" w:evenVBand="0" w:oddHBand="1" w:evenHBand="0" w:firstRowFirstColumn="0" w:firstRowLastColumn="0" w:lastRowFirstColumn="0" w:lastRowLastColumn="0"/>
              <w:rPr>
                <w:i/>
                <w:sz w:val="20"/>
              </w:rPr>
            </w:pPr>
            <w:r w:rsidRPr="00F31D0C">
              <w:rPr>
                <w:i/>
                <w:sz w:val="20"/>
              </w:rPr>
              <w:t>Float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E041EF" w14:textId="79176E71" w:rsidR="00FD4BEE" w:rsidRDefault="00F31D0C"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Custo decorrente da reserva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E70CE" w14:textId="2BB4D68B" w:rsidR="00FD4BEE" w:rsidRDefault="00F31D0C"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A4681" w14:textId="3822E6A5" w:rsidR="00FD4BEE" w:rsidRDefault="00A101E3"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Dígitos seprados por ponto, com duas casas decimais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7FC17E" w14:textId="417FD336" w:rsidR="00FD4BEE" w:rsidRDefault="00A101E3"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bl>
    <w:p w14:paraId="40A672DD" w14:textId="77777777" w:rsidR="0076023A" w:rsidRDefault="0076023A" w:rsidP="00A57970">
      <w:pPr>
        <w:spacing w:before="240"/>
        <w:rPr>
          <w:lang w:val="pt-PT"/>
        </w:rPr>
      </w:pPr>
    </w:p>
    <w:p w14:paraId="2E07820F" w14:textId="77777777" w:rsidR="0018484A" w:rsidRDefault="0018484A" w:rsidP="0018484A">
      <w:pPr>
        <w:rPr>
          <w:lang w:val="pt-PT"/>
        </w:rPr>
      </w:pPr>
    </w:p>
    <w:p w14:paraId="057ADBD9" w14:textId="74EC7312" w:rsidR="00A57970" w:rsidRDefault="00A57970" w:rsidP="00A57970">
      <w:pPr>
        <w:pStyle w:val="Heading3"/>
      </w:pPr>
      <w:bookmarkStart w:id="110" w:name="_Toc503794004"/>
      <w:r>
        <w:rPr>
          <w:lang w:val="pt-PT"/>
        </w:rPr>
        <w:lastRenderedPageBreak/>
        <w:t xml:space="preserve">Dicionário </w:t>
      </w:r>
      <w:r w:rsidRPr="00D51772">
        <w:t>Dados</w:t>
      </w:r>
      <w:r>
        <w:t xml:space="preserve"> - classe </w:t>
      </w:r>
      <w:r w:rsidR="00EC5B01">
        <w:t>GuiaTrilho</w:t>
      </w:r>
      <w:bookmarkEnd w:id="110"/>
    </w:p>
    <w:p w14:paraId="5550CC2D" w14:textId="77777777" w:rsidR="00A57970" w:rsidRPr="00511195" w:rsidRDefault="00A57970" w:rsidP="00A57970">
      <w:pPr>
        <w:spacing w:after="0"/>
        <w:rPr>
          <w:lang w:val="pt-PT"/>
        </w:rPr>
      </w:pPr>
    </w:p>
    <w:tbl>
      <w:tblPr>
        <w:tblStyle w:val="TabeladeGrade4-nfase11"/>
        <w:tblW w:w="9303" w:type="dxa"/>
        <w:jc w:val="center"/>
        <w:tblLayout w:type="fixed"/>
        <w:tblLook w:val="04A0" w:firstRow="1" w:lastRow="0" w:firstColumn="1" w:lastColumn="0" w:noHBand="0" w:noVBand="1"/>
      </w:tblPr>
      <w:tblGrid>
        <w:gridCol w:w="1696"/>
        <w:gridCol w:w="993"/>
        <w:gridCol w:w="2645"/>
        <w:gridCol w:w="1134"/>
        <w:gridCol w:w="1261"/>
        <w:gridCol w:w="1574"/>
      </w:tblGrid>
      <w:tr w:rsidR="00A57970" w14:paraId="248FAFC3" w14:textId="77777777" w:rsidTr="00FE71D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696" w:type="dxa"/>
            <w:hideMark/>
          </w:tcPr>
          <w:p w14:paraId="17B5CAF8" w14:textId="77777777" w:rsidR="00A57970" w:rsidRDefault="00A57970" w:rsidP="00FE71DB">
            <w:pPr>
              <w:jc w:val="center"/>
            </w:pPr>
            <w:r>
              <w:t>Nome do campo</w:t>
            </w:r>
          </w:p>
        </w:tc>
        <w:tc>
          <w:tcPr>
            <w:tcW w:w="993" w:type="dxa"/>
            <w:hideMark/>
          </w:tcPr>
          <w:p w14:paraId="34383FCC"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645" w:type="dxa"/>
            <w:hideMark/>
          </w:tcPr>
          <w:p w14:paraId="6CF43552"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6FAE7E2D"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2B7A10"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2F67913"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A57970" w:rsidRPr="008B22DC" w14:paraId="23CD9F5C" w14:textId="77777777" w:rsidTr="00FE71D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5687DC" w14:textId="77777777" w:rsidR="00A57970" w:rsidRDefault="00A57970" w:rsidP="00FE71DB">
            <w:pPr>
              <w:rPr>
                <w:rFonts w:cstheme="minorHAnsi"/>
                <w:sz w:val="20"/>
                <w:szCs w:val="20"/>
              </w:rPr>
            </w:pPr>
            <w:r>
              <w:rPr>
                <w:rFonts w:cstheme="minorHAnsi"/>
                <w:sz w:val="20"/>
                <w:szCs w:val="20"/>
              </w:rPr>
              <w:t>GuiaID (P</w:t>
            </w:r>
            <w:r w:rsidRPr="000F79DD">
              <w:rPr>
                <w:rFonts w:cstheme="minorHAnsi"/>
                <w:sz w:val="20"/>
                <w:szCs w:val="20"/>
              </w:rPr>
              <w:t>K</w:t>
            </w:r>
            <w:r>
              <w:rPr>
                <w:rFonts w:cstheme="minorHAnsi"/>
                <w:sz w:val="20"/>
                <w:szCs w:val="20"/>
              </w:rPr>
              <w:t>, FK</w:t>
            </w:r>
            <w:r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A6C95C"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2877802" w14:textId="7399D0EC" w:rsidR="00A57970" w:rsidRPr="000F79DD" w:rsidRDefault="00A57970" w:rsidP="00EC5B0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Constitui parte da chave primária composta (proveniente da classe Guia). </w:t>
            </w:r>
            <w:r w:rsidRPr="000F79DD">
              <w:rPr>
                <w:rFonts w:cstheme="minorHAnsi"/>
                <w:sz w:val="20"/>
                <w:szCs w:val="20"/>
              </w:rPr>
              <w:t xml:space="preserve">Número sequencial que identifica univocamente cada </w:t>
            </w:r>
            <w:r w:rsidR="00EC5B01">
              <w:rPr>
                <w:rFonts w:cstheme="minorHAnsi"/>
                <w:sz w:val="20"/>
                <w:szCs w:val="20"/>
              </w:rPr>
              <w:t>GuiaTrilho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13B74C"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6BBEE5"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Pr>
                <w:rFonts w:cstheme="minorHAnsi"/>
                <w:sz w:val="20"/>
                <w:szCs w:val="20"/>
              </w:rPr>
              <w:t>dígitos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871A53"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B09D8C3"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A57970" w:rsidRPr="007005C5" w14:paraId="6BFA6BEC" w14:textId="77777777" w:rsidTr="00FE71DB">
        <w:trPr>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676331" w14:textId="04A63C8E" w:rsidR="00A57970" w:rsidRPr="000F79DD" w:rsidRDefault="00EC5B01" w:rsidP="00FE71DB">
            <w:pPr>
              <w:rPr>
                <w:rFonts w:cstheme="minorHAnsi"/>
                <w:sz w:val="20"/>
                <w:szCs w:val="20"/>
              </w:rPr>
            </w:pPr>
            <w:r>
              <w:rPr>
                <w:rFonts w:cstheme="minorHAnsi"/>
                <w:sz w:val="20"/>
                <w:szCs w:val="20"/>
              </w:rPr>
              <w:t>ID_Trilho</w:t>
            </w:r>
            <w:r w:rsidR="00A57970">
              <w:rPr>
                <w:rFonts w:cstheme="minorHAnsi"/>
                <w:sz w:val="20"/>
                <w:szCs w:val="20"/>
              </w:rPr>
              <w:t xml:space="preserve"> (PK, FK</w:t>
            </w:r>
            <w:r w:rsidR="00A57970"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550F50"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3958F7" w14:textId="5FA838AC" w:rsidR="00A57970" w:rsidRPr="000F79DD" w:rsidRDefault="00A57970" w:rsidP="00EC5B0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Constitui parte da chave primária composta (proveniente da classe </w:t>
            </w:r>
            <w:r w:rsidR="00EC5B01">
              <w:rPr>
                <w:rFonts w:cstheme="minorHAnsi"/>
                <w:sz w:val="20"/>
                <w:szCs w:val="20"/>
              </w:rPr>
              <w:t>Trilho</w:t>
            </w:r>
            <w:r>
              <w:rPr>
                <w:rFonts w:cstheme="minorHAnsi"/>
                <w:sz w:val="20"/>
                <w:szCs w:val="20"/>
              </w:rPr>
              <w:t xml:space="preserve">). </w:t>
            </w:r>
            <w:r w:rsidRPr="000F79DD">
              <w:rPr>
                <w:rFonts w:cstheme="minorHAnsi"/>
                <w:sz w:val="20"/>
                <w:szCs w:val="20"/>
              </w:rPr>
              <w:t xml:space="preserve">Número sequencial que identifica univocamente cada </w:t>
            </w:r>
            <w:r w:rsidR="00EC5B01">
              <w:rPr>
                <w:rFonts w:cstheme="minorHAnsi"/>
                <w:sz w:val="20"/>
                <w:szCs w:val="20"/>
              </w:rPr>
              <w:t>GuiaTrilho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016BA99"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014244"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10 dígitos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581DDF"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97EAE88"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3EEF26E" w14:textId="77777777" w:rsidR="00F25FF2" w:rsidRDefault="00F25FF2" w:rsidP="0018484A">
      <w:pPr>
        <w:spacing w:before="240"/>
        <w:rPr>
          <w:lang w:val="pt-PT"/>
        </w:rPr>
      </w:pPr>
    </w:p>
    <w:p w14:paraId="2E354291" w14:textId="7886CC86" w:rsidR="00F932F0" w:rsidRDefault="00F932F0" w:rsidP="00DA78DA">
      <w:pPr>
        <w:pStyle w:val="Heading3"/>
        <w:rPr>
          <w:lang w:val="pt-PT"/>
        </w:rPr>
      </w:pPr>
      <w:bookmarkStart w:id="111" w:name="_Toc503794005"/>
      <w:r>
        <w:rPr>
          <w:lang w:val="pt-PT"/>
        </w:rPr>
        <w:t>Dicionário de dados</w:t>
      </w:r>
      <w:r w:rsidR="00F05462">
        <w:rPr>
          <w:lang w:val="pt-PT"/>
        </w:rPr>
        <w:t xml:space="preserve"> - classe Questão</w:t>
      </w:r>
      <w:bookmarkEnd w:id="111"/>
    </w:p>
    <w:p w14:paraId="36F8163F" w14:textId="56CE58B1" w:rsidR="00F932F0" w:rsidRDefault="00F932F0" w:rsidP="0018484A">
      <w:pPr>
        <w:spacing w:after="0"/>
        <w:rPr>
          <w:lang w:val="pt-PT"/>
        </w:rPr>
      </w:pPr>
    </w:p>
    <w:tbl>
      <w:tblPr>
        <w:tblStyle w:val="TabeladeGrade4-nfase11"/>
        <w:tblW w:w="9351" w:type="dxa"/>
        <w:jc w:val="center"/>
        <w:tblLayout w:type="fixed"/>
        <w:tblLook w:val="04A0" w:firstRow="1" w:lastRow="0" w:firstColumn="1" w:lastColumn="0" w:noHBand="0" w:noVBand="1"/>
      </w:tblPr>
      <w:tblGrid>
        <w:gridCol w:w="1838"/>
        <w:gridCol w:w="992"/>
        <w:gridCol w:w="2268"/>
        <w:gridCol w:w="1418"/>
        <w:gridCol w:w="1134"/>
        <w:gridCol w:w="1701"/>
      </w:tblGrid>
      <w:tr w:rsidR="0048553B" w:rsidRPr="000F79DD" w14:paraId="686683E5" w14:textId="77777777" w:rsidTr="007A3990">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992"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268"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418"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134"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701"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7A3990">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t>QuestaoID (PK)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2A6E42ED" w:rsidR="0048553B" w:rsidRPr="00BC4E27" w:rsidRDefault="0048553B" w:rsidP="00CE793C">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E793C">
              <w:rPr>
                <w:sz w:val="20"/>
                <w:szCs w:val="20"/>
              </w:rPr>
              <w:t>Questao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35CBDB87" w:rsidR="0048553B" w:rsidRPr="006B3903" w:rsidRDefault="00FC647E" w:rsidP="00EC4DC6">
            <w:pPr>
              <w:jc w:val="center"/>
              <w:rPr>
                <w:sz w:val="20"/>
                <w:szCs w:val="20"/>
                <w:lang w:val="en-US"/>
              </w:rPr>
            </w:pPr>
            <w:r>
              <w:rPr>
                <w:sz w:val="20"/>
                <w:szCs w:val="20"/>
                <w:lang w:val="en-US"/>
              </w:rPr>
              <w:t>OpcaoID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125AE556" w:rsidR="0048553B" w:rsidRDefault="00FC647E"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4F6D9E43" w:rsidR="0048553B" w:rsidRDefault="00CE793C" w:rsidP="00CE793C">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que identifica a Opcao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2B389129" w:rsidR="0048553B" w:rsidRDefault="00CE793C" w:rsidP="00037128">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Maior que </w:t>
            </w:r>
            <w:r w:rsidR="00037128">
              <w:rPr>
                <w:sz w:val="20"/>
              </w:rPr>
              <w:t>zero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2E702" w14:textId="6E2159D8" w:rsidR="0048553B" w:rsidRPr="00F861D8" w:rsidRDefault="00037128" w:rsidP="00CE793C">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E8A51F" w14:textId="77777777"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691363F6" w14:textId="77777777"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27EEBC12" w14:textId="44FE6F26"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74B51FE0" w14:textId="0CB1C101" w:rsidR="0048553B" w:rsidRPr="00F861D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8553B" w14:paraId="6D8A5C27"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61D25854" w:rsidR="0048553B" w:rsidRPr="006B3903" w:rsidRDefault="00FC647E" w:rsidP="00EC4DC6">
            <w:pPr>
              <w:jc w:val="center"/>
              <w:rPr>
                <w:sz w:val="20"/>
                <w:szCs w:val="20"/>
                <w:lang w:val="en-US"/>
              </w:rPr>
            </w:pPr>
            <w:r>
              <w:rPr>
                <w:sz w:val="20"/>
                <w:szCs w:val="20"/>
                <w:lang w:val="en-US"/>
              </w:rPr>
              <w:t>NomeQuestao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45549CAE" w:rsidR="0048553B" w:rsidRDefault="0003712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 da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55B9EE7E" w:rsidR="0048553B" w:rsidRPr="00F861D8" w:rsidRDefault="0003712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250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3D5ADE8A" w:rsidR="0048553B" w:rsidRDefault="00FC647E" w:rsidP="00EC4DC6">
            <w:pPr>
              <w:jc w:val="center"/>
              <w:rPr>
                <w:sz w:val="20"/>
                <w:szCs w:val="20"/>
                <w:lang w:val="en-US"/>
              </w:rPr>
            </w:pPr>
            <w:r>
              <w:rPr>
                <w:sz w:val="20"/>
                <w:szCs w:val="20"/>
                <w:lang w:val="en-US"/>
              </w:rPr>
              <w:t>Desactivada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18E8003D" w:rsidR="0048553B" w:rsidRDefault="00037128"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52D0D99A" w:rsidR="0048553B" w:rsidRDefault="0080600D"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Indica se a questão ap</w:t>
            </w:r>
            <w:r w:rsidR="00492FF4">
              <w:rPr>
                <w:sz w:val="20"/>
              </w:rPr>
              <w:t>a</w:t>
            </w:r>
            <w:r>
              <w:rPr>
                <w:sz w:val="20"/>
              </w:rPr>
              <w:t>recerá num questionário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1E1A440C" w:rsidR="0048553B" w:rsidRDefault="00492FF4"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Verdadeiro / Falso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4DB65614" w:rsidR="0048553B" w:rsidRDefault="00FC647E" w:rsidP="00EC4DC6">
            <w:pPr>
              <w:jc w:val="center"/>
              <w:rPr>
                <w:sz w:val="20"/>
                <w:szCs w:val="20"/>
                <w:lang w:val="en-US"/>
              </w:rPr>
            </w:pPr>
            <w:r>
              <w:rPr>
                <w:sz w:val="20"/>
                <w:szCs w:val="20"/>
                <w:lang w:val="en-US"/>
              </w:rPr>
              <w:t>ValorMinimo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1341E18B" w:rsidR="0048553B"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4A3321D3" w:rsidR="0048553B" w:rsidRDefault="00895658" w:rsidP="007A3990">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Valor mínimo, utilizado para atribuir uma ponderação </w:t>
            </w:r>
            <w:r w:rsidR="007A3990">
              <w:rPr>
                <w:sz w:val="20"/>
              </w:rPr>
              <w:t>à opção existente na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163123" w14:textId="462E782C" w:rsidR="0048553B" w:rsidRDefault="007A3990" w:rsidP="007A3990">
            <w:pPr>
              <w:jc w:val="center"/>
              <w:cnfStyle w:val="000000100000" w:firstRow="0" w:lastRow="0" w:firstColumn="0" w:lastColumn="0" w:oddVBand="0" w:evenVBand="0" w:oddHBand="1" w:evenHBand="0" w:firstRowFirstColumn="0" w:firstRowLastColumn="0" w:lastRowFirstColumn="0" w:lastRowLastColumn="0"/>
              <w:rPr>
                <w:sz w:val="20"/>
              </w:rPr>
            </w:pPr>
            <w:r>
              <w:rPr>
                <w:sz w:val="20"/>
              </w:rPr>
              <w:t>Entre 1 e 5, incluindo os extremos do intervalo. Inferior a ValorMaximo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689E314A" w:rsidR="0048553B" w:rsidRDefault="007A3990"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 dígito</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1E003185" w:rsidR="0048553B" w:rsidRDefault="0048553B" w:rsidP="00895658">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Obrigatório / </w:t>
            </w:r>
            <w:r w:rsidR="00895658">
              <w:rPr>
                <w:sz w:val="20"/>
              </w:rPr>
              <w:t>Alterável</w:t>
            </w:r>
          </w:p>
        </w:tc>
      </w:tr>
      <w:tr w:rsidR="00FC647E" w14:paraId="4E76AE30"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2F7295" w14:textId="56A1E2E7" w:rsidR="00FC647E" w:rsidRDefault="00FC647E" w:rsidP="00EC4DC6">
            <w:pPr>
              <w:jc w:val="center"/>
              <w:rPr>
                <w:sz w:val="20"/>
                <w:szCs w:val="20"/>
                <w:lang w:val="en-US"/>
              </w:rPr>
            </w:pPr>
            <w:r>
              <w:rPr>
                <w:sz w:val="20"/>
                <w:szCs w:val="20"/>
                <w:lang w:val="en-US"/>
              </w:rPr>
              <w:t>ValorMaximo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4B9DF7" w14:textId="07D1C1B5" w:rsidR="00FC647E" w:rsidRDefault="00895658"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F7CC6C" w14:textId="6B33153D" w:rsidR="00FC647E" w:rsidRDefault="007A3990" w:rsidP="007A3990">
            <w:pPr>
              <w:jc w:val="center"/>
              <w:cnfStyle w:val="000000000000" w:firstRow="0" w:lastRow="0" w:firstColumn="0" w:lastColumn="0" w:oddVBand="0" w:evenVBand="0" w:oddHBand="0" w:evenHBand="0" w:firstRowFirstColumn="0" w:firstRowLastColumn="0" w:lastRowFirstColumn="0" w:lastRowLastColumn="0"/>
              <w:rPr>
                <w:sz w:val="20"/>
              </w:rPr>
            </w:pPr>
            <w:r>
              <w:rPr>
                <w:sz w:val="20"/>
              </w:rPr>
              <w:t>Valor máximo, utilizado para atribuir uma ponderação à opção existente na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6A0DD8" w14:textId="2A4ECCCC" w:rsidR="00FC647E" w:rsidRDefault="007A3990" w:rsidP="007A3990">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1 e 5, incluindo os extremos do intervalo. Superior a ValorMinimo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CA203AA" w14:textId="39436D6F" w:rsidR="00FC647E" w:rsidRDefault="007A3990"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7375B0" w14:textId="6A1CC356" w:rsidR="00FC647E" w:rsidRDefault="007A3990"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FC647E" w14:paraId="7CE3F3BE"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E0FB40A" w14:textId="3BCDDE77" w:rsidR="00FC647E" w:rsidRDefault="00FC647E" w:rsidP="00EC4DC6">
            <w:pPr>
              <w:jc w:val="center"/>
              <w:rPr>
                <w:sz w:val="20"/>
                <w:szCs w:val="20"/>
                <w:lang w:val="en-US"/>
              </w:rPr>
            </w:pPr>
            <w:r>
              <w:rPr>
                <w:sz w:val="20"/>
                <w:szCs w:val="20"/>
                <w:lang w:val="en-US"/>
              </w:rPr>
              <w:t>Descricao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B7ACD35" w14:textId="5513F231"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1F418B" w14:textId="527A3563"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Descreve o significado da escala das opções de uma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62C9" w14:textId="74F7C062" w:rsidR="00FC647E" w:rsidRDefault="007A3990"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34AB6F" w14:textId="262CF54A"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1A92D" w14:textId="4EB0D997"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Não obrigatório / Alterável</w:t>
            </w:r>
          </w:p>
        </w:tc>
      </w:tr>
    </w:tbl>
    <w:p w14:paraId="451C126F" w14:textId="2853B22D" w:rsidR="00FC647E" w:rsidRDefault="00FC647E" w:rsidP="00FC647E">
      <w:pPr>
        <w:rPr>
          <w:lang w:val="pt-PT"/>
        </w:rPr>
      </w:pPr>
      <w:bookmarkStart w:id="112" w:name="_Toc503091403"/>
    </w:p>
    <w:p w14:paraId="2DE71EF9" w14:textId="77777777" w:rsidR="0018484A" w:rsidRDefault="0018484A" w:rsidP="00FC647E">
      <w:pPr>
        <w:rPr>
          <w:lang w:val="pt-PT"/>
        </w:rPr>
      </w:pPr>
    </w:p>
    <w:p w14:paraId="229A5D11" w14:textId="08384F71" w:rsidR="00895658" w:rsidRPr="00D72B8F" w:rsidRDefault="00895658" w:rsidP="00895658">
      <w:pPr>
        <w:pStyle w:val="Heading3"/>
      </w:pPr>
      <w:bookmarkStart w:id="113" w:name="_Toc503794006"/>
      <w:r>
        <w:rPr>
          <w:lang w:val="pt-PT"/>
        </w:rPr>
        <w:lastRenderedPageBreak/>
        <w:t>Operações - classe Questao</w:t>
      </w:r>
      <w:bookmarkEnd w:id="113"/>
    </w:p>
    <w:p w14:paraId="16F12221" w14:textId="77777777" w:rsidR="00895658" w:rsidRPr="000F79DD" w:rsidRDefault="00895658" w:rsidP="00895658">
      <w:pPr>
        <w:rPr>
          <w:lang w:val="pt-PT"/>
        </w:rPr>
      </w:pPr>
    </w:p>
    <w:tbl>
      <w:tblPr>
        <w:tblStyle w:val="TabeladeGrade4-nfase21"/>
        <w:tblW w:w="0" w:type="auto"/>
        <w:tblLook w:val="04A0" w:firstRow="1" w:lastRow="0" w:firstColumn="1" w:lastColumn="0" w:noHBand="0" w:noVBand="1"/>
      </w:tblPr>
      <w:tblGrid>
        <w:gridCol w:w="1413"/>
        <w:gridCol w:w="7081"/>
      </w:tblGrid>
      <w:tr w:rsidR="003663DB" w:rsidRPr="004C57F1" w14:paraId="3F463248" w14:textId="77777777" w:rsidTr="00AC1532">
        <w:trPr>
          <w:cnfStyle w:val="100000000000" w:firstRow="1" w:lastRow="0" w:firstColumn="0" w:lastColumn="0" w:oddVBand="0" w:evenVBand="0" w:oddHBand="0" w:evenHBand="0" w:firstRowFirstColumn="0" w:firstRowLastColumn="0" w:lastRowFirstColumn="0" w:lastRowLastColumn="0"/>
          <w:ins w:id="114" w:author="Ricardo Fernandes" w:date="2018-01-15T15:12:00Z"/>
        </w:trPr>
        <w:tc>
          <w:tcPr>
            <w:cnfStyle w:val="001000000000" w:firstRow="0" w:lastRow="0" w:firstColumn="1" w:lastColumn="0" w:oddVBand="0" w:evenVBand="0" w:oddHBand="0" w:evenHBand="0" w:firstRowFirstColumn="0" w:firstRowLastColumn="0" w:lastRowFirstColumn="0" w:lastRowLastColumn="0"/>
            <w:tcW w:w="1413" w:type="dxa"/>
            <w:hideMark/>
          </w:tcPr>
          <w:p w14:paraId="4E5E9806" w14:textId="77777777" w:rsidR="003663DB" w:rsidRDefault="003663DB" w:rsidP="00AC1532">
            <w:pPr>
              <w:rPr>
                <w:ins w:id="115" w:author="Ricardo Fernandes" w:date="2018-01-15T15:12:00Z"/>
              </w:rPr>
            </w:pPr>
            <w:ins w:id="116" w:author="Ricardo Fernandes" w:date="2018-01-15T15:12:00Z">
              <w:r>
                <w:t>Nome</w:t>
              </w:r>
            </w:ins>
          </w:p>
        </w:tc>
        <w:tc>
          <w:tcPr>
            <w:tcW w:w="7081" w:type="dxa"/>
            <w:hideMark/>
          </w:tcPr>
          <w:p w14:paraId="1DFAF2ED" w14:textId="77777777" w:rsidR="003663DB" w:rsidRDefault="003663DB" w:rsidP="00AC1532">
            <w:pPr>
              <w:cnfStyle w:val="100000000000" w:firstRow="1" w:lastRow="0" w:firstColumn="0" w:lastColumn="0" w:oddVBand="0" w:evenVBand="0" w:oddHBand="0" w:evenHBand="0" w:firstRowFirstColumn="0" w:firstRowLastColumn="0" w:lastRowFirstColumn="0" w:lastRowLastColumn="0"/>
              <w:rPr>
                <w:ins w:id="117" w:author="Ricardo Fernandes" w:date="2018-01-15T15:12:00Z"/>
              </w:rPr>
            </w:pPr>
            <w:ins w:id="118" w:author="Ricardo Fernandes" w:date="2018-01-15T15:12:00Z">
              <w:r>
                <w:t>Descrição</w:t>
              </w:r>
            </w:ins>
          </w:p>
        </w:tc>
      </w:tr>
      <w:tr w:rsidR="003663DB" w:rsidRPr="009930F3" w14:paraId="262A90EB" w14:textId="77777777" w:rsidTr="00AC1532">
        <w:trPr>
          <w:cnfStyle w:val="000000100000" w:firstRow="0" w:lastRow="0" w:firstColumn="0" w:lastColumn="0" w:oddVBand="0" w:evenVBand="0" w:oddHBand="1" w:evenHBand="0" w:firstRowFirstColumn="0" w:firstRowLastColumn="0" w:lastRowFirstColumn="0" w:lastRowLastColumn="0"/>
          <w:ins w:id="119" w:author="Ricardo Fernandes" w:date="2018-01-15T15:12:00Z"/>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03D93D" w14:textId="77777777" w:rsidR="003663DB" w:rsidRPr="000D1716" w:rsidRDefault="003663DB" w:rsidP="00AC1532">
            <w:pPr>
              <w:spacing w:before="240" w:after="120" w:line="276" w:lineRule="auto"/>
              <w:rPr>
                <w:ins w:id="120" w:author="Ricardo Fernandes" w:date="2018-01-15T15:12:00Z"/>
                <w:rFonts w:cstheme="minorHAnsi"/>
                <w:sz w:val="20"/>
                <w:szCs w:val="20"/>
              </w:rPr>
            </w:pPr>
            <w:ins w:id="121" w:author="Ricardo Fernandes" w:date="2018-01-15T15:12:00Z">
              <w:r w:rsidRPr="000D1716">
                <w:rPr>
                  <w:rFonts w:cstheme="minorHAnsi"/>
                  <w:sz w:val="20"/>
                  <w:szCs w:val="20"/>
                </w:rPr>
                <w:t>Inserir()</w:t>
              </w:r>
            </w:ins>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5B1ADE9" w14:textId="77777777" w:rsidR="003663DB" w:rsidRDefault="003663DB" w:rsidP="00AC1532">
            <w:pPr>
              <w:spacing w:before="240" w:after="120" w:line="276" w:lineRule="auto"/>
              <w:cnfStyle w:val="000000100000" w:firstRow="0" w:lastRow="0" w:firstColumn="0" w:lastColumn="0" w:oddVBand="0" w:evenVBand="0" w:oddHBand="1" w:evenHBand="0" w:firstRowFirstColumn="0" w:firstRowLastColumn="0" w:lastRowFirstColumn="0" w:lastRowLastColumn="0"/>
              <w:rPr>
                <w:ins w:id="122" w:author="Ricardo Fernandes" w:date="2018-01-15T15:12:00Z"/>
                <w:rFonts w:cstheme="minorHAnsi"/>
                <w:sz w:val="20"/>
                <w:szCs w:val="20"/>
              </w:rPr>
            </w:pPr>
            <w:ins w:id="123" w:author="Ricardo Fernandes" w:date="2018-01-15T15:12:00Z">
              <w:r>
                <w:rPr>
                  <w:rFonts w:cstheme="minorHAnsi"/>
                  <w:sz w:val="20"/>
                  <w:szCs w:val="20"/>
                </w:rPr>
                <w:t>Operação que insere uma nova questão:</w:t>
              </w:r>
            </w:ins>
          </w:p>
          <w:p w14:paraId="4C6998B1"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ins w:id="124" w:author="Ricardo Fernandes" w:date="2018-01-15T15:12:00Z"/>
                <w:rFonts w:cstheme="minorHAnsi"/>
                <w:sz w:val="20"/>
                <w:szCs w:val="20"/>
              </w:rPr>
            </w:pPr>
            <w:ins w:id="125" w:author="Ricardo Fernandes" w:date="2018-01-15T15:12:00Z">
              <w:r>
                <w:rPr>
                  <w:rFonts w:cstheme="minorHAnsi"/>
                  <w:sz w:val="20"/>
                  <w:szCs w:val="20"/>
                </w:rPr>
                <w:t>O sistema gera um novo atributo QuestaoID</w:t>
              </w:r>
            </w:ins>
          </w:p>
          <w:p w14:paraId="0A138F01"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ins w:id="126" w:author="Ricardo Fernandes" w:date="2018-01-15T15:12:00Z"/>
                <w:rFonts w:cstheme="minorHAnsi"/>
                <w:sz w:val="20"/>
                <w:szCs w:val="20"/>
              </w:rPr>
            </w:pPr>
            <w:ins w:id="127" w:author="Ricardo Fernandes" w:date="2018-01-15T15:12:00Z">
              <w:r>
                <w:rPr>
                  <w:rFonts w:cstheme="minorHAnsi"/>
                  <w:sz w:val="20"/>
                  <w:szCs w:val="20"/>
                </w:rPr>
                <w:t>Introduzir o texto da questão (atributo NomeQuestao)</w:t>
              </w:r>
            </w:ins>
          </w:p>
          <w:p w14:paraId="2B61BE88"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ins w:id="128" w:author="Ricardo Fernandes" w:date="2018-01-15T15:12:00Z"/>
                <w:rFonts w:cstheme="minorHAnsi"/>
                <w:sz w:val="20"/>
                <w:szCs w:val="20"/>
              </w:rPr>
            </w:pPr>
            <w:ins w:id="129" w:author="Ricardo Fernandes" w:date="2018-01-15T15:12:00Z">
              <w:r>
                <w:rPr>
                  <w:rFonts w:cstheme="minorHAnsi"/>
                  <w:sz w:val="20"/>
                  <w:szCs w:val="20"/>
                </w:rPr>
                <w:t>Seleccionar o estado da questão (</w:t>
              </w:r>
              <w:r w:rsidRPr="00BE27AB">
                <w:rPr>
                  <w:rFonts w:cstheme="minorHAnsi"/>
                  <w:i/>
                  <w:sz w:val="20"/>
                  <w:szCs w:val="20"/>
                </w:rPr>
                <w:t>checkbox</w:t>
              </w:r>
              <w:r>
                <w:rPr>
                  <w:rFonts w:cstheme="minorHAnsi"/>
                  <w:sz w:val="20"/>
                  <w:szCs w:val="20"/>
                </w:rPr>
                <w:t>, por defeito não seleccionada, atributo Desactivada = False)</w:t>
              </w:r>
            </w:ins>
          </w:p>
          <w:p w14:paraId="5FD71E7A"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ins w:id="130" w:author="Ricardo Fernandes" w:date="2018-01-15T15:12:00Z"/>
                <w:rFonts w:cstheme="minorHAnsi"/>
                <w:sz w:val="20"/>
                <w:szCs w:val="20"/>
              </w:rPr>
            </w:pPr>
            <w:ins w:id="131" w:author="Ricardo Fernandes" w:date="2018-01-15T15:12:00Z">
              <w:r>
                <w:rPr>
                  <w:rFonts w:cstheme="minorHAnsi"/>
                  <w:sz w:val="20"/>
                  <w:szCs w:val="20"/>
                </w:rPr>
                <w:t>Introduzir ValorMinimo</w:t>
              </w:r>
            </w:ins>
          </w:p>
          <w:p w14:paraId="5AB91B91"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ins w:id="132" w:author="Ricardo Fernandes" w:date="2018-01-15T15:12:00Z"/>
                <w:rFonts w:cstheme="minorHAnsi"/>
                <w:sz w:val="20"/>
                <w:szCs w:val="20"/>
              </w:rPr>
            </w:pPr>
            <w:ins w:id="133" w:author="Ricardo Fernandes" w:date="2018-01-15T15:12:00Z">
              <w:r>
                <w:rPr>
                  <w:rFonts w:cstheme="minorHAnsi"/>
                  <w:sz w:val="20"/>
                  <w:szCs w:val="20"/>
                </w:rPr>
                <w:t>Introduzir</w:t>
              </w:r>
              <w:r w:rsidRPr="008F32E0">
                <w:rPr>
                  <w:rFonts w:cstheme="minorHAnsi"/>
                  <w:sz w:val="20"/>
                  <w:szCs w:val="20"/>
                </w:rPr>
                <w:t xml:space="preserve"> </w:t>
              </w:r>
              <w:r>
                <w:rPr>
                  <w:rFonts w:cstheme="minorHAnsi"/>
                  <w:sz w:val="20"/>
                  <w:szCs w:val="20"/>
                </w:rPr>
                <w:t>ValorMaximo</w:t>
              </w:r>
            </w:ins>
          </w:p>
          <w:p w14:paraId="0A635D13"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ins w:id="134" w:author="Ricardo Fernandes" w:date="2018-01-15T15:12:00Z"/>
                <w:rFonts w:cstheme="minorHAnsi"/>
                <w:sz w:val="20"/>
                <w:szCs w:val="20"/>
              </w:rPr>
            </w:pPr>
            <w:ins w:id="135" w:author="Ricardo Fernandes" w:date="2018-01-15T15:12:00Z">
              <w:r>
                <w:rPr>
                  <w:rFonts w:cstheme="minorHAnsi"/>
                  <w:sz w:val="20"/>
                  <w:szCs w:val="20"/>
                </w:rPr>
                <w:t>Introduzir descrição (significado das opções da questão)</w:t>
              </w:r>
            </w:ins>
          </w:p>
          <w:p w14:paraId="20F65BC0" w14:textId="77777777" w:rsidR="003663DB" w:rsidRPr="00FB1E8F"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ins w:id="136" w:author="Ricardo Fernandes" w:date="2018-01-15T15:12:00Z"/>
                <w:rFonts w:cstheme="minorHAnsi"/>
                <w:sz w:val="20"/>
                <w:szCs w:val="20"/>
              </w:rPr>
            </w:pPr>
            <w:ins w:id="137" w:author="Ricardo Fernandes" w:date="2018-01-15T15:12:00Z">
              <w:r>
                <w:rPr>
                  <w:rFonts w:cstheme="minorHAnsi"/>
                  <w:sz w:val="20"/>
                  <w:szCs w:val="20"/>
                </w:rPr>
                <w:t>Seleccionar NumeroOpcoes (</w:t>
              </w:r>
              <w:r w:rsidRPr="00BE27AB">
                <w:rPr>
                  <w:rFonts w:cstheme="minorHAnsi"/>
                  <w:i/>
                  <w:sz w:val="20"/>
                  <w:szCs w:val="20"/>
                </w:rPr>
                <w:t>combobox</w:t>
              </w:r>
              <w:r>
                <w:rPr>
                  <w:rFonts w:cstheme="minorHAnsi"/>
                  <w:sz w:val="20"/>
                  <w:szCs w:val="20"/>
                </w:rPr>
                <w:t>)</w:t>
              </w:r>
            </w:ins>
          </w:p>
        </w:tc>
      </w:tr>
      <w:tr w:rsidR="003663DB" w:rsidRPr="007005C5" w14:paraId="47F4908D" w14:textId="77777777" w:rsidTr="00AC1532">
        <w:trPr>
          <w:ins w:id="138" w:author="Ricardo Fernandes" w:date="2018-01-15T15:12:00Z"/>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A065BBD" w14:textId="77777777" w:rsidR="003663DB" w:rsidRPr="000D1716" w:rsidRDefault="003663DB" w:rsidP="00AC1532">
            <w:pPr>
              <w:spacing w:before="240" w:after="120" w:line="276" w:lineRule="auto"/>
              <w:rPr>
                <w:ins w:id="139" w:author="Ricardo Fernandes" w:date="2018-01-15T15:12:00Z"/>
                <w:rFonts w:cstheme="minorHAnsi"/>
                <w:sz w:val="20"/>
                <w:szCs w:val="20"/>
              </w:rPr>
            </w:pPr>
            <w:ins w:id="140" w:author="Ricardo Fernandes" w:date="2018-01-15T15:12:00Z">
              <w:r>
                <w:rPr>
                  <w:rFonts w:cstheme="minorHAnsi"/>
                  <w:sz w:val="20"/>
                  <w:szCs w:val="20"/>
                </w:rPr>
                <w:t>Actualizar</w:t>
              </w:r>
              <w:r w:rsidRPr="000D1716">
                <w:rPr>
                  <w:rFonts w:cstheme="minorHAnsi"/>
                  <w:sz w:val="20"/>
                  <w:szCs w:val="20"/>
                </w:rPr>
                <w:t>()</w:t>
              </w:r>
            </w:ins>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0FA4FBA" w14:textId="77777777" w:rsidR="003663DB" w:rsidRDefault="003663DB" w:rsidP="00AC1532">
            <w:pPr>
              <w:spacing w:before="240" w:after="120" w:line="276" w:lineRule="auto"/>
              <w:cnfStyle w:val="000000000000" w:firstRow="0" w:lastRow="0" w:firstColumn="0" w:lastColumn="0" w:oddVBand="0" w:evenVBand="0" w:oddHBand="0" w:evenHBand="0" w:firstRowFirstColumn="0" w:firstRowLastColumn="0" w:lastRowFirstColumn="0" w:lastRowLastColumn="0"/>
              <w:rPr>
                <w:ins w:id="141" w:author="Ricardo Fernandes" w:date="2018-01-15T15:12:00Z"/>
                <w:rFonts w:cstheme="minorHAnsi"/>
                <w:sz w:val="20"/>
                <w:szCs w:val="20"/>
              </w:rPr>
            </w:pPr>
            <w:ins w:id="142" w:author="Ricardo Fernandes" w:date="2018-01-15T15:12:00Z">
              <w:r>
                <w:rPr>
                  <w:rFonts w:cstheme="minorHAnsi"/>
                  <w:sz w:val="20"/>
                  <w:szCs w:val="20"/>
                </w:rPr>
                <w:t>Operação que permite actualizar uma questão:</w:t>
              </w:r>
            </w:ins>
          </w:p>
          <w:p w14:paraId="4DD18C41"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ins w:id="143" w:author="Ricardo Fernandes" w:date="2018-01-15T15:12:00Z"/>
                <w:rFonts w:cstheme="minorHAnsi"/>
                <w:sz w:val="20"/>
                <w:szCs w:val="20"/>
              </w:rPr>
            </w:pPr>
            <w:ins w:id="144" w:author="Ricardo Fernandes" w:date="2018-01-15T15:12:00Z">
              <w:r>
                <w:rPr>
                  <w:rFonts w:cstheme="minorHAnsi"/>
                  <w:sz w:val="20"/>
                  <w:szCs w:val="20"/>
                </w:rPr>
                <w:t>Alterar o texto da questão</w:t>
              </w:r>
            </w:ins>
          </w:p>
          <w:p w14:paraId="7AFE72D9"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ins w:id="145" w:author="Ricardo Fernandes" w:date="2018-01-15T15:12:00Z"/>
                <w:rFonts w:cstheme="minorHAnsi"/>
                <w:sz w:val="20"/>
                <w:szCs w:val="20"/>
              </w:rPr>
            </w:pPr>
            <w:ins w:id="146" w:author="Ricardo Fernandes" w:date="2018-01-15T15:12:00Z">
              <w:r>
                <w:rPr>
                  <w:rFonts w:cstheme="minorHAnsi"/>
                  <w:sz w:val="20"/>
                  <w:szCs w:val="20"/>
                </w:rPr>
                <w:t>Alterar o estado da questão (</w:t>
              </w:r>
              <w:r w:rsidRPr="00060D89">
                <w:rPr>
                  <w:rFonts w:cstheme="minorHAnsi"/>
                  <w:i/>
                  <w:sz w:val="20"/>
                  <w:szCs w:val="20"/>
                </w:rPr>
                <w:t>checkbox</w:t>
              </w:r>
              <w:r>
                <w:rPr>
                  <w:rFonts w:cstheme="minorHAnsi"/>
                  <w:sz w:val="20"/>
                  <w:szCs w:val="20"/>
                </w:rPr>
                <w:t>)</w:t>
              </w:r>
            </w:ins>
          </w:p>
          <w:p w14:paraId="0E88FBDA"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ins w:id="147" w:author="Ricardo Fernandes" w:date="2018-01-15T15:12:00Z"/>
                <w:rFonts w:cstheme="minorHAnsi"/>
                <w:sz w:val="20"/>
                <w:szCs w:val="20"/>
              </w:rPr>
            </w:pPr>
            <w:ins w:id="148" w:author="Ricardo Fernandes" w:date="2018-01-15T15:12:00Z">
              <w:r>
                <w:rPr>
                  <w:rFonts w:cstheme="minorHAnsi"/>
                  <w:sz w:val="20"/>
                  <w:szCs w:val="20"/>
                </w:rPr>
                <w:t>Alterar ValorMinimo</w:t>
              </w:r>
            </w:ins>
          </w:p>
          <w:p w14:paraId="383287FA"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ins w:id="149" w:author="Ricardo Fernandes" w:date="2018-01-15T15:12:00Z"/>
                <w:rFonts w:cstheme="minorHAnsi"/>
                <w:sz w:val="20"/>
                <w:szCs w:val="20"/>
              </w:rPr>
            </w:pPr>
            <w:ins w:id="150" w:author="Ricardo Fernandes" w:date="2018-01-15T15:12:00Z">
              <w:r>
                <w:rPr>
                  <w:rFonts w:cstheme="minorHAnsi"/>
                  <w:sz w:val="20"/>
                  <w:szCs w:val="20"/>
                </w:rPr>
                <w:t>Alterar ValorMaximo</w:t>
              </w:r>
            </w:ins>
          </w:p>
          <w:p w14:paraId="05975AFD"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ins w:id="151" w:author="Ricardo Fernandes" w:date="2018-01-15T15:12:00Z"/>
                <w:rFonts w:cstheme="minorHAnsi"/>
                <w:sz w:val="20"/>
                <w:szCs w:val="20"/>
              </w:rPr>
            </w:pPr>
            <w:ins w:id="152" w:author="Ricardo Fernandes" w:date="2018-01-15T15:12:00Z">
              <w:r>
                <w:rPr>
                  <w:rFonts w:cstheme="minorHAnsi"/>
                  <w:sz w:val="20"/>
                  <w:szCs w:val="20"/>
                </w:rPr>
                <w:t>Alterar texto da descrição</w:t>
              </w:r>
            </w:ins>
          </w:p>
          <w:p w14:paraId="1A8A553C" w14:textId="77777777" w:rsidR="003663DB" w:rsidRPr="00060D89"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ins w:id="153" w:author="Ricardo Fernandes" w:date="2018-01-15T15:12:00Z"/>
                <w:rFonts w:cstheme="minorHAnsi"/>
                <w:sz w:val="20"/>
                <w:szCs w:val="20"/>
              </w:rPr>
            </w:pPr>
            <w:ins w:id="154" w:author="Ricardo Fernandes" w:date="2018-01-15T15:12:00Z">
              <w:r>
                <w:rPr>
                  <w:rFonts w:cstheme="minorHAnsi"/>
                  <w:sz w:val="20"/>
                  <w:szCs w:val="20"/>
                </w:rPr>
                <w:t>Alterar o número de opções da questão (</w:t>
              </w:r>
              <w:r w:rsidRPr="00060D89">
                <w:rPr>
                  <w:rFonts w:cstheme="minorHAnsi"/>
                  <w:i/>
                  <w:sz w:val="20"/>
                  <w:szCs w:val="20"/>
                </w:rPr>
                <w:t>combobox</w:t>
              </w:r>
              <w:r>
                <w:rPr>
                  <w:rFonts w:cstheme="minorHAnsi"/>
                  <w:sz w:val="20"/>
                  <w:szCs w:val="20"/>
                </w:rPr>
                <w:t>)</w:t>
              </w:r>
            </w:ins>
          </w:p>
        </w:tc>
      </w:tr>
      <w:tr w:rsidR="003663DB" w:rsidRPr="007005C5" w14:paraId="29268A70" w14:textId="77777777" w:rsidTr="00AC1532">
        <w:trPr>
          <w:cnfStyle w:val="000000100000" w:firstRow="0" w:lastRow="0" w:firstColumn="0" w:lastColumn="0" w:oddVBand="0" w:evenVBand="0" w:oddHBand="1" w:evenHBand="0" w:firstRowFirstColumn="0" w:firstRowLastColumn="0" w:lastRowFirstColumn="0" w:lastRowLastColumn="0"/>
          <w:ins w:id="155" w:author="Ricardo Fernandes" w:date="2018-01-15T15:12:00Z"/>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C5A3C14" w14:textId="77777777" w:rsidR="003663DB" w:rsidRDefault="003663DB" w:rsidP="00AC1532">
            <w:pPr>
              <w:spacing w:before="240" w:after="120" w:line="276" w:lineRule="auto"/>
              <w:rPr>
                <w:ins w:id="156" w:author="Ricardo Fernandes" w:date="2018-01-15T15:12:00Z"/>
                <w:rFonts w:cstheme="minorHAnsi"/>
                <w:sz w:val="20"/>
                <w:szCs w:val="20"/>
              </w:rPr>
            </w:pPr>
            <w:ins w:id="157" w:author="Ricardo Fernandes" w:date="2018-01-15T15:12:00Z">
              <w:r>
                <w:rPr>
                  <w:rFonts w:cstheme="minorHAnsi"/>
                  <w:sz w:val="20"/>
                  <w:szCs w:val="20"/>
                </w:rPr>
                <w:t>Consultar()</w:t>
              </w:r>
            </w:ins>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7CBF9059" w14:textId="77777777" w:rsidR="003663DB" w:rsidRDefault="003663DB" w:rsidP="00AC1532">
            <w:pPr>
              <w:spacing w:before="240" w:after="120" w:line="276" w:lineRule="auto"/>
              <w:cnfStyle w:val="000000100000" w:firstRow="0" w:lastRow="0" w:firstColumn="0" w:lastColumn="0" w:oddVBand="0" w:evenVBand="0" w:oddHBand="1" w:evenHBand="0" w:firstRowFirstColumn="0" w:firstRowLastColumn="0" w:lastRowFirstColumn="0" w:lastRowLastColumn="0"/>
              <w:rPr>
                <w:ins w:id="158" w:author="Ricardo Fernandes" w:date="2018-01-15T15:12:00Z"/>
                <w:rFonts w:cstheme="minorHAnsi"/>
                <w:sz w:val="20"/>
                <w:szCs w:val="20"/>
              </w:rPr>
            </w:pPr>
            <w:ins w:id="159" w:author="Ricardo Fernandes" w:date="2018-01-15T15:12:00Z">
              <w:r>
                <w:rPr>
                  <w:rFonts w:cstheme="minorHAnsi"/>
                  <w:sz w:val="20"/>
                  <w:szCs w:val="20"/>
                </w:rPr>
                <w:t>Operação que permite consultar a lista de todas as questões da classe Questao:</w:t>
              </w:r>
            </w:ins>
          </w:p>
          <w:p w14:paraId="5C11924D" w14:textId="77777777" w:rsidR="003663DB" w:rsidRPr="000D1716" w:rsidRDefault="003663DB" w:rsidP="00AC1532">
            <w:pPr>
              <w:pStyle w:val="ListParagraph"/>
              <w:numPr>
                <w:ilvl w:val="0"/>
                <w:numId w:val="31"/>
              </w:numPr>
              <w:spacing w:before="240" w:after="120" w:line="276" w:lineRule="auto"/>
              <w:cnfStyle w:val="000000100000" w:firstRow="0" w:lastRow="0" w:firstColumn="0" w:lastColumn="0" w:oddVBand="0" w:evenVBand="0" w:oddHBand="1" w:evenHBand="0" w:firstRowFirstColumn="0" w:firstRowLastColumn="0" w:lastRowFirstColumn="0" w:lastRowLastColumn="0"/>
              <w:rPr>
                <w:ins w:id="160" w:author="Ricardo Fernandes" w:date="2018-01-15T15:12:00Z"/>
                <w:rFonts w:cstheme="minorHAnsi"/>
                <w:sz w:val="20"/>
                <w:szCs w:val="20"/>
              </w:rPr>
            </w:pPr>
            <w:ins w:id="161" w:author="Ricardo Fernandes" w:date="2018-01-15T15:12:00Z">
              <w:r>
                <w:rPr>
                  <w:rFonts w:cstheme="minorHAnsi"/>
                  <w:sz w:val="20"/>
                  <w:szCs w:val="20"/>
                </w:rPr>
                <w:t>O sistema devolve uma View() com a lista de questões</w:t>
              </w:r>
            </w:ins>
          </w:p>
        </w:tc>
      </w:tr>
      <w:tr w:rsidR="003663DB" w:rsidRPr="007005C5" w14:paraId="34E40478" w14:textId="77777777" w:rsidTr="00AC1532">
        <w:trPr>
          <w:ins w:id="162" w:author="Ricardo Fernandes" w:date="2018-01-15T15:12:00Z"/>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699A4D5" w14:textId="77777777" w:rsidR="003663DB" w:rsidRDefault="003663DB" w:rsidP="00AC1532">
            <w:pPr>
              <w:spacing w:before="240" w:after="120" w:line="276" w:lineRule="auto"/>
              <w:jc w:val="both"/>
              <w:rPr>
                <w:ins w:id="163" w:author="Ricardo Fernandes" w:date="2018-01-15T15:12:00Z"/>
                <w:rFonts w:cstheme="minorHAnsi"/>
                <w:sz w:val="20"/>
                <w:szCs w:val="20"/>
              </w:rPr>
            </w:pPr>
            <w:ins w:id="164" w:author="Ricardo Fernandes" w:date="2018-01-15T15:12:00Z">
              <w:r>
                <w:rPr>
                  <w:rFonts w:cstheme="minorHAnsi"/>
                  <w:sz w:val="20"/>
                  <w:szCs w:val="20"/>
                </w:rPr>
                <w:t>Desactivar()</w:t>
              </w:r>
            </w:ins>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F55576C" w14:textId="77777777" w:rsidR="003663DB" w:rsidRDefault="003663DB" w:rsidP="00AC1532">
            <w:pPr>
              <w:spacing w:before="240" w:after="120" w:line="276" w:lineRule="auto"/>
              <w:cnfStyle w:val="000000000000" w:firstRow="0" w:lastRow="0" w:firstColumn="0" w:lastColumn="0" w:oddVBand="0" w:evenVBand="0" w:oddHBand="0" w:evenHBand="0" w:firstRowFirstColumn="0" w:firstRowLastColumn="0" w:lastRowFirstColumn="0" w:lastRowLastColumn="0"/>
              <w:rPr>
                <w:ins w:id="165" w:author="Ricardo Fernandes" w:date="2018-01-15T15:12:00Z"/>
                <w:rFonts w:cstheme="minorHAnsi"/>
                <w:sz w:val="20"/>
                <w:szCs w:val="20"/>
              </w:rPr>
            </w:pPr>
            <w:ins w:id="166" w:author="Ricardo Fernandes" w:date="2018-01-15T15:12:00Z">
              <w:r w:rsidRPr="00FC41E9">
                <w:rPr>
                  <w:rFonts w:cstheme="minorHAnsi"/>
                  <w:sz w:val="20"/>
                  <w:szCs w:val="20"/>
                </w:rPr>
                <w:t>Operação que permite alterar o estado de uma questão. Se a questão está desactivada (Desactivada = true), essa questão não será visível para o Turista, sendo impossível responder-lhe:</w:t>
              </w:r>
            </w:ins>
          </w:p>
          <w:p w14:paraId="58078E1E" w14:textId="77777777" w:rsidR="003663DB" w:rsidRPr="000D1716" w:rsidRDefault="003663DB" w:rsidP="00AC1532">
            <w:pPr>
              <w:pStyle w:val="ListParagraph"/>
              <w:numPr>
                <w:ilvl w:val="0"/>
                <w:numId w:val="32"/>
              </w:numPr>
              <w:spacing w:before="240" w:after="120" w:line="276" w:lineRule="auto"/>
              <w:cnfStyle w:val="000000000000" w:firstRow="0" w:lastRow="0" w:firstColumn="0" w:lastColumn="0" w:oddVBand="0" w:evenVBand="0" w:oddHBand="0" w:evenHBand="0" w:firstRowFirstColumn="0" w:firstRowLastColumn="0" w:lastRowFirstColumn="0" w:lastRowLastColumn="0"/>
              <w:rPr>
                <w:ins w:id="167" w:author="Ricardo Fernandes" w:date="2018-01-15T15:12:00Z"/>
                <w:rFonts w:cstheme="minorHAnsi"/>
                <w:sz w:val="20"/>
                <w:szCs w:val="20"/>
              </w:rPr>
            </w:pPr>
            <w:ins w:id="168" w:author="Ricardo Fernandes" w:date="2018-01-15T15:12:00Z">
              <w:r>
                <w:rPr>
                  <w:rFonts w:cstheme="minorHAnsi"/>
                  <w:sz w:val="20"/>
                  <w:szCs w:val="20"/>
                </w:rPr>
                <w:t xml:space="preserve">Seleccionar </w:t>
              </w:r>
              <w:r w:rsidRPr="00FC41E9">
                <w:rPr>
                  <w:rFonts w:cstheme="minorHAnsi"/>
                  <w:i/>
                  <w:sz w:val="20"/>
                  <w:szCs w:val="20"/>
                </w:rPr>
                <w:t>checkbox</w:t>
              </w:r>
              <w:r>
                <w:rPr>
                  <w:rFonts w:cstheme="minorHAnsi"/>
                  <w:sz w:val="20"/>
                  <w:szCs w:val="20"/>
                </w:rPr>
                <w:t xml:space="preserve"> do atributo Desactivada</w:t>
              </w:r>
            </w:ins>
          </w:p>
        </w:tc>
      </w:tr>
    </w:tbl>
    <w:p w14:paraId="5344F358" w14:textId="77777777" w:rsidR="00895658" w:rsidRDefault="00895658" w:rsidP="00895658">
      <w:pPr>
        <w:rPr>
          <w:lang w:val="pt-PT"/>
        </w:rPr>
      </w:pPr>
    </w:p>
    <w:p w14:paraId="1114D3C7" w14:textId="77777777" w:rsidR="00FC647E" w:rsidRDefault="00FC647E" w:rsidP="00FC647E">
      <w:pPr>
        <w:rPr>
          <w:lang w:val="pt-PT"/>
        </w:rPr>
      </w:pPr>
    </w:p>
    <w:p w14:paraId="6A3F5761" w14:textId="5341196F" w:rsidR="00417F8E" w:rsidRDefault="00417F8E" w:rsidP="00417F8E">
      <w:pPr>
        <w:pStyle w:val="Heading3"/>
        <w:rPr>
          <w:lang w:val="pt-PT"/>
        </w:rPr>
      </w:pPr>
      <w:bookmarkStart w:id="169" w:name="_Toc503794007"/>
      <w:r>
        <w:rPr>
          <w:lang w:val="pt-PT"/>
        </w:rPr>
        <w:t>Dicionário de dados - classe Opcao</w:t>
      </w:r>
      <w:bookmarkEnd w:id="169"/>
    </w:p>
    <w:p w14:paraId="1B0811DC" w14:textId="77777777" w:rsidR="00417F8E" w:rsidRDefault="00417F8E" w:rsidP="00417F8E">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17F8E" w:rsidRPr="000F79DD" w14:paraId="2F30447D" w14:textId="77777777" w:rsidTr="00FE71D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FA1F4CC" w14:textId="77777777" w:rsidR="00417F8E" w:rsidRDefault="00417F8E" w:rsidP="00FE71DB">
            <w:pPr>
              <w:jc w:val="center"/>
            </w:pPr>
            <w:r>
              <w:t>Nome do campo</w:t>
            </w:r>
          </w:p>
        </w:tc>
        <w:tc>
          <w:tcPr>
            <w:tcW w:w="1276" w:type="dxa"/>
            <w:hideMark/>
          </w:tcPr>
          <w:p w14:paraId="233901B7"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5D038785"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B72E27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3165DCD2"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2BD5412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417F8E" w14:paraId="57EA9FB2" w14:textId="77777777" w:rsidTr="00FE71D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C03D69" w14:textId="68AEC066" w:rsidR="00417F8E" w:rsidRPr="006B3903" w:rsidRDefault="00417F8E" w:rsidP="00FE71DB">
            <w:pPr>
              <w:jc w:val="center"/>
              <w:rPr>
                <w:sz w:val="20"/>
                <w:szCs w:val="20"/>
              </w:rPr>
            </w:pPr>
            <w:r>
              <w:rPr>
                <w:sz w:val="20"/>
                <w:szCs w:val="20"/>
                <w:lang w:val="en-US"/>
              </w:rPr>
              <w:t>OpcaoID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00C25C"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2CF567" w14:textId="7E3353C4" w:rsidR="00417F8E" w:rsidRPr="00BC4E27" w:rsidRDefault="00417F8E" w:rsidP="00417F8E">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Opcao</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6CF29C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83EFA7"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48D7A1C" w14:textId="77777777" w:rsidR="00417F8E" w:rsidRPr="00F861D8"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29276F6"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p>
        </w:tc>
      </w:tr>
      <w:tr w:rsidR="00417F8E" w14:paraId="43B4DE66" w14:textId="77777777" w:rsidTr="00FE71D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FD51D2" w14:textId="3FAC49EB" w:rsidR="00417F8E" w:rsidRPr="006B3903" w:rsidRDefault="00417F8E" w:rsidP="00FE71DB">
            <w:pPr>
              <w:jc w:val="center"/>
              <w:rPr>
                <w:sz w:val="20"/>
                <w:szCs w:val="20"/>
                <w:lang w:val="en-US"/>
              </w:rPr>
            </w:pPr>
            <w:r>
              <w:rPr>
                <w:sz w:val="20"/>
                <w:szCs w:val="20"/>
                <w:lang w:val="en-US"/>
              </w:rPr>
              <w:t>NumeroOpcoes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BD2E" w14:textId="50079830"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BE6A07" w14:textId="413FEC3D" w:rsidR="00417F8E" w:rsidRDefault="00417F8E" w:rsidP="00417F8E">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de opções que cada questão tem</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1F639A1" w14:textId="14D95B2D"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1</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D8C00B" w14:textId="0F5092B8"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84C5711" w14:textId="77777777"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bl>
    <w:p w14:paraId="2E7622CF" w14:textId="77777777" w:rsidR="00FC647E" w:rsidRDefault="00FC647E" w:rsidP="00FC647E">
      <w:pPr>
        <w:rPr>
          <w:lang w:val="pt-PT"/>
        </w:rPr>
      </w:pPr>
    </w:p>
    <w:p w14:paraId="3437974F" w14:textId="5A1B0434" w:rsidR="00417F8E" w:rsidRDefault="00417F8E" w:rsidP="00417F8E">
      <w:pPr>
        <w:pStyle w:val="Heading3"/>
        <w:rPr>
          <w:lang w:val="pt-PT"/>
        </w:rPr>
      </w:pPr>
      <w:bookmarkStart w:id="170" w:name="_Toc503794008"/>
      <w:r>
        <w:rPr>
          <w:lang w:val="pt-PT"/>
        </w:rPr>
        <w:lastRenderedPageBreak/>
        <w:t>Dicionário de dados - classe RespostaAvaliacao</w:t>
      </w:r>
      <w:bookmarkEnd w:id="170"/>
    </w:p>
    <w:p w14:paraId="53B47715" w14:textId="77777777" w:rsidR="00417F8E" w:rsidRDefault="00417F8E" w:rsidP="00417F8E">
      <w:pPr>
        <w:rPr>
          <w:lang w:val="pt-PT"/>
        </w:rPr>
      </w:pPr>
    </w:p>
    <w:tbl>
      <w:tblPr>
        <w:tblStyle w:val="TabeladeGrade4-nfase11"/>
        <w:tblW w:w="9351" w:type="dxa"/>
        <w:jc w:val="center"/>
        <w:tblLayout w:type="fixed"/>
        <w:tblLook w:val="04A0" w:firstRow="1" w:lastRow="0" w:firstColumn="1" w:lastColumn="0" w:noHBand="0" w:noVBand="1"/>
      </w:tblPr>
      <w:tblGrid>
        <w:gridCol w:w="1555"/>
        <w:gridCol w:w="992"/>
        <w:gridCol w:w="2410"/>
        <w:gridCol w:w="1559"/>
        <w:gridCol w:w="1417"/>
        <w:gridCol w:w="1418"/>
      </w:tblGrid>
      <w:tr w:rsidR="00417F8E" w:rsidRPr="000F79DD" w14:paraId="1EA4A181" w14:textId="77777777" w:rsidTr="009F18A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555" w:type="dxa"/>
            <w:hideMark/>
          </w:tcPr>
          <w:p w14:paraId="4D49421C" w14:textId="77777777" w:rsidR="00417F8E" w:rsidRDefault="00417F8E" w:rsidP="00FE71DB">
            <w:pPr>
              <w:jc w:val="center"/>
            </w:pPr>
            <w:r>
              <w:t>Nome do campo</w:t>
            </w:r>
          </w:p>
        </w:tc>
        <w:tc>
          <w:tcPr>
            <w:tcW w:w="992" w:type="dxa"/>
            <w:hideMark/>
          </w:tcPr>
          <w:p w14:paraId="0E7A1214"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410" w:type="dxa"/>
            <w:hideMark/>
          </w:tcPr>
          <w:p w14:paraId="7C143DF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559" w:type="dxa"/>
            <w:hideMark/>
          </w:tcPr>
          <w:p w14:paraId="2F9914A1"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17" w:type="dxa"/>
            <w:hideMark/>
          </w:tcPr>
          <w:p w14:paraId="1EB92275"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418" w:type="dxa"/>
            <w:hideMark/>
          </w:tcPr>
          <w:p w14:paraId="3F6B9E4C"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417F8E" w14:paraId="714BEFBE" w14:textId="77777777" w:rsidTr="009F18A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D487D0" w14:textId="771B6FB8" w:rsidR="00417F8E" w:rsidRPr="006B3903" w:rsidRDefault="00FE71DB" w:rsidP="00FE71DB">
            <w:pPr>
              <w:jc w:val="center"/>
              <w:rPr>
                <w:sz w:val="20"/>
                <w:szCs w:val="20"/>
              </w:rPr>
            </w:pPr>
            <w:r>
              <w:rPr>
                <w:sz w:val="20"/>
                <w:szCs w:val="20"/>
                <w:lang w:val="en-US"/>
              </w:rPr>
              <w:t>Resposta</w:t>
            </w:r>
            <w:r w:rsidR="00417F8E">
              <w:rPr>
                <w:sz w:val="20"/>
                <w:szCs w:val="20"/>
                <w:lang w:val="en-US"/>
              </w:rPr>
              <w:t>ID (PK)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6B0802"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1F1F93" w14:textId="7768E48E" w:rsidR="00417F8E" w:rsidRPr="00BC4E27"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FE71DB">
              <w:rPr>
                <w:sz w:val="20"/>
                <w:szCs w:val="20"/>
              </w:rPr>
              <w:t>RespostaAvaliacao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0B2524"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9CAEA5"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E4BE3D" w14:textId="77777777" w:rsidR="00417F8E" w:rsidRPr="00F861D8"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3763233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p>
        </w:tc>
      </w:tr>
      <w:tr w:rsidR="00417F8E" w14:paraId="434F9AE7"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03B830" w14:textId="70F8D9B2" w:rsidR="00417F8E" w:rsidRPr="006B3903" w:rsidRDefault="00FE71DB" w:rsidP="00FE71DB">
            <w:pPr>
              <w:jc w:val="center"/>
              <w:rPr>
                <w:sz w:val="20"/>
                <w:szCs w:val="20"/>
                <w:lang w:val="en-US"/>
              </w:rPr>
            </w:pPr>
            <w:r>
              <w:rPr>
                <w:sz w:val="20"/>
                <w:szCs w:val="20"/>
                <w:lang w:val="en-US"/>
              </w:rPr>
              <w:t>QuestaoID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BDFFFA" w14:textId="321D209C"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11DAEF" w14:textId="67531237" w:rsidR="00417F8E" w:rsidRDefault="00FE71DB"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Número que identifica a </w:t>
            </w:r>
            <w:r w:rsidR="009F18A6">
              <w:rPr>
                <w:sz w:val="20"/>
              </w:rPr>
              <w:t>Questao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908D6BF" w14:textId="42AC19CA" w:rsidR="00417F8E" w:rsidRDefault="006559E4"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32321A6" w14:textId="5A40E0EB" w:rsidR="00417F8E" w:rsidRPr="00F861D8" w:rsidRDefault="00FE71DB"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63088C"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564BAA57"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2FD2B063"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65CEA2FC" w14:textId="40C58534" w:rsidR="00417F8E" w:rsidRPr="00F861D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17F8E" w14:paraId="6CD2B313"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F66556" w14:textId="2E7175B0" w:rsidR="00417F8E" w:rsidRDefault="009F18A6" w:rsidP="00FE71DB">
            <w:pPr>
              <w:jc w:val="center"/>
              <w:rPr>
                <w:sz w:val="20"/>
                <w:szCs w:val="20"/>
                <w:lang w:val="en-US"/>
              </w:rPr>
            </w:pPr>
            <w:r>
              <w:rPr>
                <w:sz w:val="20"/>
                <w:szCs w:val="20"/>
                <w:lang w:val="en-US"/>
              </w:rPr>
              <w:t>TuristaID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9A70C8" w14:textId="0CF46521"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E568A5" w14:textId="367AF736" w:rsidR="00417F8E" w:rsidRDefault="00FE71DB"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Número que identifica </w:t>
            </w:r>
            <w:r w:rsidR="009F18A6">
              <w:rPr>
                <w:sz w:val="20"/>
              </w:rPr>
              <w:t>o</w:t>
            </w:r>
            <w:r>
              <w:rPr>
                <w:sz w:val="20"/>
              </w:rPr>
              <w:t xml:space="preserve"> </w:t>
            </w:r>
            <w:r w:rsidR="009F18A6">
              <w:rPr>
                <w:sz w:val="20"/>
              </w:rPr>
              <w:t>Turista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EC606D" w14:textId="4200456B" w:rsidR="00417F8E" w:rsidRDefault="006559E4"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3C114F" w14:textId="0EF99A83" w:rsidR="00417F8E" w:rsidRDefault="00FE71DB"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B43AB6"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Informado pelo </w:t>
            </w:r>
          </w:p>
          <w:p w14:paraId="763D18ED"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sistema após </w:t>
            </w:r>
          </w:p>
          <w:p w14:paraId="20F240DF"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1E70EA21" w14:textId="08AF7FC2" w:rsidR="00417F8E"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Obrigatório</w:t>
            </w:r>
          </w:p>
        </w:tc>
      </w:tr>
      <w:tr w:rsidR="00417F8E" w14:paraId="4E4F58E5"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2CDDDB" w14:textId="24B678B9" w:rsidR="00417F8E" w:rsidRDefault="009F18A6" w:rsidP="00FE71DB">
            <w:pPr>
              <w:jc w:val="center"/>
              <w:rPr>
                <w:sz w:val="20"/>
                <w:szCs w:val="20"/>
                <w:lang w:val="en-US"/>
              </w:rPr>
            </w:pPr>
            <w:r>
              <w:rPr>
                <w:sz w:val="20"/>
                <w:szCs w:val="20"/>
                <w:lang w:val="en-US"/>
              </w:rPr>
              <w:t>GuiaID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48016F"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36BE83A" w14:textId="2FAB92F7" w:rsidR="00417F8E" w:rsidRDefault="00FE71DB"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Número que identifica </w:t>
            </w:r>
            <w:r w:rsidR="009F18A6">
              <w:rPr>
                <w:sz w:val="20"/>
              </w:rPr>
              <w:t>o</w:t>
            </w:r>
            <w:r>
              <w:rPr>
                <w:sz w:val="20"/>
              </w:rPr>
              <w:t xml:space="preserve"> </w:t>
            </w:r>
            <w:r w:rsidR="009F18A6">
              <w:rPr>
                <w:sz w:val="20"/>
              </w:rPr>
              <w:t>Guia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B8B7EF" w14:textId="3AAA8AA7" w:rsidR="00417F8E" w:rsidRDefault="006559E4"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7534E0" w14:textId="633F7C63" w:rsidR="00417F8E" w:rsidRDefault="00FE71DB"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B4370"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1396CBE7"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1B19077A"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557A4253" w14:textId="2A4085C4" w:rsidR="00417F8E"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17F8E" w14:paraId="378478A9"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1234DD" w14:textId="52416FEA" w:rsidR="00417F8E" w:rsidRDefault="009F18A6" w:rsidP="00FE71DB">
            <w:pPr>
              <w:jc w:val="center"/>
              <w:rPr>
                <w:sz w:val="20"/>
                <w:szCs w:val="20"/>
                <w:lang w:val="en-US"/>
              </w:rPr>
            </w:pPr>
            <w:r>
              <w:rPr>
                <w:sz w:val="20"/>
                <w:szCs w:val="20"/>
                <w:lang w:val="en-US"/>
              </w:rPr>
              <w:t>Resposta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682DCCD"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5D6822" w14:textId="21DAB968"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Valor escolhido pelo turista, relativo a uma questão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70BB03" w14:textId="6DEDDDAF" w:rsidR="00417F8E" w:rsidRDefault="00417F8E"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Entre 1 e 5, incluindo os extremos do intervalo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C35A0D"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 dígito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627739" w14:textId="6D10795F" w:rsidR="00417F8E"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17F8E" w14:paraId="67879389"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015B2A6" w14:textId="47F24E0E" w:rsidR="00417F8E" w:rsidRDefault="009F18A6" w:rsidP="00FE71DB">
            <w:pPr>
              <w:jc w:val="center"/>
              <w:rPr>
                <w:sz w:val="20"/>
                <w:szCs w:val="20"/>
                <w:lang w:val="en-US"/>
              </w:rPr>
            </w:pPr>
            <w:r>
              <w:rPr>
                <w:sz w:val="20"/>
                <w:szCs w:val="20"/>
                <w:lang w:val="en-US"/>
              </w:rPr>
              <w:t>Data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B73808C" w14:textId="45A611E4"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17203F" w14:textId="34B7D885"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da resposta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D033A" w14:textId="52B69761"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rFonts w:cstheme="minorHAnsi"/>
                <w:sz w:val="20"/>
                <w:szCs w:val="20"/>
              </w:rPr>
              <w:t>Dígitos seprados por /</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AB1A8F4" w14:textId="39058468"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AB6D29"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Não obrigatório / Alterável</w:t>
            </w:r>
          </w:p>
        </w:tc>
      </w:tr>
    </w:tbl>
    <w:p w14:paraId="5733E036" w14:textId="77777777" w:rsidR="00417F8E" w:rsidRDefault="00417F8E" w:rsidP="009F18A6">
      <w:pPr>
        <w:spacing w:before="240"/>
        <w:rPr>
          <w:lang w:val="pt-PT"/>
        </w:rPr>
      </w:pPr>
    </w:p>
    <w:p w14:paraId="7C2D519A" w14:textId="43AE50B6" w:rsidR="00417F8E" w:rsidRPr="00D72B8F" w:rsidRDefault="00417F8E" w:rsidP="00417F8E">
      <w:pPr>
        <w:pStyle w:val="Heading3"/>
      </w:pPr>
      <w:bookmarkStart w:id="171" w:name="_Toc503794009"/>
      <w:r>
        <w:rPr>
          <w:lang w:val="pt-PT"/>
        </w:rPr>
        <w:t>Operações - classe RespostaAvaliacao</w:t>
      </w:r>
      <w:bookmarkEnd w:id="171"/>
    </w:p>
    <w:p w14:paraId="71A086EA" w14:textId="77777777" w:rsidR="00417F8E" w:rsidRPr="000F79DD" w:rsidRDefault="00417F8E" w:rsidP="009F18A6">
      <w:pPr>
        <w:spacing w:after="0"/>
        <w:rPr>
          <w:lang w:val="pt-PT"/>
        </w:rPr>
      </w:pPr>
    </w:p>
    <w:tbl>
      <w:tblPr>
        <w:tblStyle w:val="TabeladeGrade4-nfase21"/>
        <w:tblW w:w="0" w:type="auto"/>
        <w:tblLook w:val="04A0" w:firstRow="1" w:lastRow="0" w:firstColumn="1" w:lastColumn="0" w:noHBand="0" w:noVBand="1"/>
      </w:tblPr>
      <w:tblGrid>
        <w:gridCol w:w="1806"/>
        <w:gridCol w:w="7081"/>
      </w:tblGrid>
      <w:tr w:rsidR="00600487" w:rsidRPr="004C57F1" w14:paraId="396C12E0" w14:textId="77777777" w:rsidTr="00AC1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5818194F" w14:textId="77777777" w:rsidR="00600487" w:rsidRDefault="00600487" w:rsidP="00AC1532">
            <w:r>
              <w:t>Nome</w:t>
            </w:r>
          </w:p>
        </w:tc>
        <w:tc>
          <w:tcPr>
            <w:tcW w:w="7081" w:type="dxa"/>
            <w:hideMark/>
          </w:tcPr>
          <w:p w14:paraId="2F8FC457" w14:textId="77777777" w:rsidR="00600487" w:rsidRDefault="00600487" w:rsidP="00AC1532">
            <w:pPr>
              <w:cnfStyle w:val="100000000000" w:firstRow="1" w:lastRow="0" w:firstColumn="0" w:lastColumn="0" w:oddVBand="0" w:evenVBand="0" w:oddHBand="0" w:evenHBand="0" w:firstRowFirstColumn="0" w:firstRowLastColumn="0" w:lastRowFirstColumn="0" w:lastRowLastColumn="0"/>
            </w:pPr>
            <w:r>
              <w:t>Descrição</w:t>
            </w:r>
          </w:p>
        </w:tc>
      </w:tr>
      <w:tr w:rsidR="00600487" w:rsidRPr="009930F3" w14:paraId="77D241B2" w14:textId="77777777" w:rsidTr="00AC1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21CE9FB" w14:textId="77777777" w:rsidR="00600487" w:rsidRPr="000D1716" w:rsidRDefault="00600487" w:rsidP="00AC1532">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A48E40E" w14:textId="77777777" w:rsidR="00600487" w:rsidRDefault="00600487" w:rsidP="00AC153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Operação que </w:t>
            </w:r>
            <w:del w:id="172" w:author="Ricardo Fernandes" w:date="2018-01-15T15:12:00Z">
              <w:r>
                <w:rPr>
                  <w:rFonts w:cstheme="minorHAnsi"/>
                  <w:sz w:val="20"/>
                  <w:szCs w:val="20"/>
                </w:rPr>
                <w:delText>insere</w:delText>
              </w:r>
              <w:r w:rsidRPr="000D1716">
                <w:rPr>
                  <w:rFonts w:cstheme="minorHAnsi"/>
                  <w:sz w:val="20"/>
                  <w:szCs w:val="20"/>
                </w:rPr>
                <w:delText xml:space="preserve"> um</w:delText>
              </w:r>
              <w:r>
                <w:rPr>
                  <w:rFonts w:cstheme="minorHAnsi"/>
                  <w:sz w:val="20"/>
                  <w:szCs w:val="20"/>
                </w:rPr>
                <w:delText xml:space="preserve"> novo</w:delText>
              </w:r>
              <w:r w:rsidRPr="000D1716">
                <w:rPr>
                  <w:rFonts w:cstheme="minorHAnsi"/>
                  <w:sz w:val="20"/>
                  <w:szCs w:val="20"/>
                </w:rPr>
                <w:delText xml:space="preserve"> </w:delText>
              </w:r>
              <w:r>
                <w:rPr>
                  <w:rFonts w:cstheme="minorHAnsi"/>
                  <w:sz w:val="20"/>
                  <w:szCs w:val="20"/>
                </w:rPr>
                <w:delText>EstadoTrilho</w:delText>
              </w:r>
            </w:del>
            <w:ins w:id="173" w:author="Ricardo Fernandes" w:date="2018-01-15T15:12:00Z">
              <w:r>
                <w:rPr>
                  <w:rFonts w:cstheme="minorHAnsi"/>
                  <w:sz w:val="20"/>
                  <w:szCs w:val="20"/>
                </w:rPr>
                <w:t>permite que o Turista responda a questões de avaliação</w:t>
              </w:r>
            </w:ins>
            <w:r>
              <w:rPr>
                <w:rFonts w:cstheme="minorHAnsi"/>
                <w:sz w:val="20"/>
                <w:szCs w:val="20"/>
              </w:rPr>
              <w:t>:</w:t>
            </w:r>
          </w:p>
          <w:p w14:paraId="4961A476" w14:textId="77777777" w:rsidR="00600487" w:rsidRDefault="00600487" w:rsidP="00AC1532">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del w:id="174" w:author="Ricardo Fernandes" w:date="2018-01-15T15:12:00Z"/>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41EF1643" w14:textId="77777777" w:rsidR="00600487" w:rsidRDefault="00600487" w:rsidP="00AC1532">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del w:id="175" w:author="Ricardo Fernandes" w:date="2018-01-15T15:12:00Z"/>
                <w:rFonts w:cstheme="minorHAnsi"/>
                <w:sz w:val="20"/>
                <w:szCs w:val="20"/>
              </w:rPr>
            </w:pPr>
            <w:del w:id="176" w:author="Ricardo Fernandes" w:date="2018-01-15T15:12:00Z">
              <w:r>
                <w:rPr>
                  <w:rFonts w:cstheme="minorHAnsi"/>
                  <w:sz w:val="20"/>
                  <w:szCs w:val="20"/>
                </w:rPr>
                <w:delText>Mudar de Estado na dropDownList</w:delText>
              </w:r>
            </w:del>
          </w:p>
          <w:p w14:paraId="0C35E88D" w14:textId="77777777" w:rsidR="00600487" w:rsidRDefault="00600487" w:rsidP="00AC1532">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del w:id="177" w:author="Ricardo Fernandes" w:date="2018-01-15T15:12:00Z"/>
                <w:rFonts w:cstheme="minorHAnsi"/>
                <w:sz w:val="20"/>
                <w:szCs w:val="20"/>
              </w:rPr>
            </w:pPr>
            <w:del w:id="178" w:author="Ricardo Fernandes" w:date="2018-01-15T15:12:00Z">
              <w:r>
                <w:rPr>
                  <w:rFonts w:cstheme="minorHAnsi"/>
                  <w:sz w:val="20"/>
                  <w:szCs w:val="20"/>
                </w:rPr>
                <w:delText>Clicar botão Editar.</w:delText>
              </w:r>
            </w:del>
          </w:p>
          <w:p w14:paraId="0B272565" w14:textId="77777777" w:rsidR="00600487" w:rsidRPr="00D2225A" w:rsidRDefault="00600487" w:rsidP="00AC1532">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del w:id="179" w:author="Ricardo Fernandes" w:date="2018-01-15T15:12:00Z">
              <w:r>
                <w:rPr>
                  <w:rFonts w:cstheme="minorHAnsi"/>
                  <w:sz w:val="20"/>
                  <w:szCs w:val="20"/>
                </w:rPr>
                <w:delText>O Sistema atualiza o campo DataFim = null, do registo do ultimo Estado Trilho do Trilho selecionado na Tabela EstadoTrilho com valor = Data_Atual_Sistema e insere novo registo com novo Estado do Trilho com campos DataInicio =  Data_Atual_Sistema e DataFim = null. O Sistema redirecciona para pagina: …/</w:delText>
              </w:r>
              <w:r w:rsidRPr="00CC2CAC">
                <w:rPr>
                  <w:rFonts w:cstheme="minorHAnsi"/>
                  <w:sz w:val="20"/>
                  <w:szCs w:val="20"/>
                </w:rPr>
                <w:delText xml:space="preserve"> TrilhoCRUD </w:delText>
              </w:r>
              <w:r>
                <w:rPr>
                  <w:rFonts w:cstheme="minorHAnsi"/>
                  <w:sz w:val="20"/>
                  <w:szCs w:val="20"/>
                </w:rPr>
                <w:delText>/Index.</w:delText>
              </w:r>
              <w:r w:rsidRPr="008F32E0">
                <w:rPr>
                  <w:rFonts w:cstheme="minorHAnsi"/>
                  <w:sz w:val="20"/>
                  <w:szCs w:val="20"/>
                </w:rPr>
                <w:delText xml:space="preserve"> </w:delText>
              </w:r>
            </w:del>
            <w:ins w:id="180" w:author="Ricardo Fernandes" w:date="2018-01-15T15:12:00Z">
              <w:r w:rsidRPr="00D2225A">
                <w:rPr>
                  <w:rFonts w:cstheme="minorHAnsi"/>
                  <w:sz w:val="20"/>
                  <w:szCs w:val="20"/>
                </w:rPr>
                <w:t xml:space="preserve"> </w:t>
              </w:r>
            </w:ins>
          </w:p>
        </w:tc>
      </w:tr>
      <w:tr w:rsidR="00600487" w:rsidRPr="007005C5" w14:paraId="30933883" w14:textId="77777777" w:rsidTr="00AC1532">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82F37BC" w14:textId="77777777" w:rsidR="00600487" w:rsidRPr="000D1716" w:rsidRDefault="00600487" w:rsidP="00AC1532">
            <w:pPr>
              <w:spacing w:before="240" w:after="120" w:line="276" w:lineRule="auto"/>
              <w:rPr>
                <w:rFonts w:cstheme="minorHAnsi"/>
                <w:sz w:val="20"/>
                <w:szCs w:val="20"/>
              </w:rPr>
            </w:pPr>
            <w:r>
              <w:rPr>
                <w:rFonts w:cstheme="minorHAnsi"/>
                <w:sz w:val="20"/>
                <w:szCs w:val="20"/>
              </w:rPr>
              <w:t>Actualizar</w:t>
            </w:r>
            <w:r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679FAB2" w14:textId="77777777" w:rsidR="00600487" w:rsidRPr="00030DD5" w:rsidRDefault="00600487" w:rsidP="00AC1532">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Pr>
                <w:rFonts w:cstheme="minorHAnsi"/>
                <w:sz w:val="20"/>
                <w:szCs w:val="20"/>
              </w:rPr>
              <w:t>Estados de um determinado Trilho (todas as datas em que o Trilho mudou de Estado)</w:t>
            </w:r>
          </w:p>
        </w:tc>
      </w:tr>
      <w:tr w:rsidR="00600487" w:rsidRPr="007005C5" w14:paraId="643BF789" w14:textId="77777777" w:rsidTr="00AC1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1AEBB5C3" w14:textId="77777777" w:rsidR="00600487" w:rsidRDefault="00600487" w:rsidP="00AC1532">
            <w:pPr>
              <w:spacing w:before="240" w:after="120" w:line="276" w:lineRule="auto"/>
              <w:rPr>
                <w:rFonts w:cstheme="minorHAnsi"/>
                <w:sz w:val="20"/>
                <w:szCs w:val="20"/>
              </w:rPr>
            </w:pPr>
            <w:r>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5FA8A7D8" w14:textId="77777777" w:rsidR="00600487" w:rsidRPr="000D1716" w:rsidRDefault="00600487" w:rsidP="00AC153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600487" w:rsidRPr="007005C5" w14:paraId="1D87FAF8" w14:textId="77777777" w:rsidTr="00AC1532">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6B943C73" w14:textId="77777777" w:rsidR="00600487" w:rsidRDefault="00600487" w:rsidP="00AC1532">
            <w:pPr>
              <w:spacing w:before="240" w:after="120" w:line="276" w:lineRule="auto"/>
              <w:rPr>
                <w:rFonts w:cstheme="minorHAnsi"/>
                <w:sz w:val="20"/>
                <w:szCs w:val="20"/>
              </w:rPr>
            </w:pPr>
            <w:r>
              <w:rPr>
                <w:rFonts w:cstheme="minorHAnsi"/>
                <w:sz w:val="20"/>
                <w:szCs w:val="20"/>
              </w:rPr>
              <w:t>CalcularAvaliacao()</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0E00762" w14:textId="77777777" w:rsidR="00600487" w:rsidRPr="000D1716" w:rsidRDefault="00600487" w:rsidP="00AC1532">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C80F367" w14:textId="77777777" w:rsidR="00FC647E" w:rsidRDefault="00FC647E" w:rsidP="00FC647E">
      <w:pPr>
        <w:rPr>
          <w:lang w:val="pt-PT"/>
        </w:rPr>
      </w:pPr>
    </w:p>
    <w:p w14:paraId="56B9BD71" w14:textId="0A655091" w:rsidR="00FC647E" w:rsidRDefault="00FC647E" w:rsidP="00FC647E">
      <w:pPr>
        <w:rPr>
          <w:lang w:val="pt-PT"/>
        </w:rPr>
      </w:pPr>
      <w:bookmarkStart w:id="181" w:name="_GoBack"/>
      <w:bookmarkEnd w:id="181"/>
    </w:p>
    <w:p w14:paraId="6F34F335" w14:textId="79DA96B8" w:rsidR="00F015DA" w:rsidRDefault="00A503C1" w:rsidP="00A503C1">
      <w:pPr>
        <w:pStyle w:val="Heading2"/>
        <w:rPr>
          <w:lang w:val="pt-PT"/>
        </w:rPr>
      </w:pPr>
      <w:bookmarkStart w:id="182" w:name="_Toc503794010"/>
      <w:r>
        <w:rPr>
          <w:lang w:val="pt-PT"/>
        </w:rPr>
        <w:lastRenderedPageBreak/>
        <w:t xml:space="preserve">4.8. </w:t>
      </w:r>
      <w:r w:rsidR="00973195">
        <w:rPr>
          <w:lang w:val="pt-PT"/>
        </w:rPr>
        <w:t>Diagrama</w:t>
      </w:r>
      <w:r w:rsidR="00952696">
        <w:rPr>
          <w:lang w:val="pt-PT"/>
        </w:rPr>
        <w:t xml:space="preserve"> de</w:t>
      </w:r>
      <w:r w:rsidR="00973195">
        <w:rPr>
          <w:lang w:val="pt-PT"/>
        </w:rPr>
        <w:t xml:space="preserve"> componente</w:t>
      </w:r>
      <w:r w:rsidR="00A66B11">
        <w:rPr>
          <w:lang w:val="pt-PT"/>
        </w:rPr>
        <w:t>s</w:t>
      </w:r>
      <w:bookmarkEnd w:id="112"/>
      <w:bookmarkEnd w:id="182"/>
    </w:p>
    <w:p w14:paraId="4341907F" w14:textId="77777777" w:rsidR="0079303A" w:rsidRPr="0079303A" w:rsidRDefault="0079303A" w:rsidP="0079303A">
      <w:pPr>
        <w:rPr>
          <w:lang w:val="pt-PT"/>
        </w:rPr>
      </w:pPr>
    </w:p>
    <w:p w14:paraId="7EAC02B4" w14:textId="73AB080C" w:rsidR="00F015DA" w:rsidRPr="00F015DA" w:rsidRDefault="00DA2274" w:rsidP="00F015DA">
      <w:pPr>
        <w:rPr>
          <w:lang w:val="pt-PT"/>
        </w:rPr>
      </w:pPr>
      <w:r>
        <w:rPr>
          <w:noProof/>
          <w:lang w:eastAsia="en-GB"/>
        </w:rPr>
        <w:drawing>
          <wp:inline distT="0" distB="0" distL="0" distR="0" wp14:anchorId="1483CFA8" wp14:editId="61FAF58D">
            <wp:extent cx="5727700" cy="4696460"/>
            <wp:effectExtent l="0" t="0" r="6350" b="8890"/>
            <wp:docPr id="14" name="Picture 14" descr="C:\Users\rf\Documents\GitHub\Trails4Health\doc\Eng. Soft 2\Diagramas\diagramaComponen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Documents\GitHub\Trails4Health\doc\Eng. Soft 2\Diagramas\diagramaComponentes.em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696460"/>
                    </a:xfrm>
                    <a:prstGeom prst="rect">
                      <a:avLst/>
                    </a:prstGeom>
                    <a:noFill/>
                    <a:ln>
                      <a:noFill/>
                    </a:ln>
                  </pic:spPr>
                </pic:pic>
              </a:graphicData>
            </a:graphic>
          </wp:inline>
        </w:drawing>
      </w:r>
    </w:p>
    <w:p w14:paraId="60D6D1C0" w14:textId="77777777" w:rsidR="00AD1026" w:rsidRDefault="00AD1026" w:rsidP="00AD1026">
      <w:pPr>
        <w:rPr>
          <w:lang w:val="pt-PT"/>
        </w:rPr>
      </w:pPr>
    </w:p>
    <w:p w14:paraId="322FED00" w14:textId="46AC964B" w:rsidR="00C55E23" w:rsidRDefault="00AD1026" w:rsidP="00AD1026">
      <w:pPr>
        <w:pStyle w:val="Figuras"/>
        <w:rPr>
          <w:lang w:val="pt-PT"/>
        </w:rPr>
      </w:pPr>
      <w:bookmarkStart w:id="183" w:name="_Toc503794039"/>
      <w:r>
        <w:rPr>
          <w:lang w:val="pt-PT"/>
        </w:rPr>
        <w:t>Fig. 14 - Diagrama de componentes</w:t>
      </w:r>
      <w:bookmarkEnd w:id="183"/>
    </w:p>
    <w:p w14:paraId="5F26D136" w14:textId="5326D69F" w:rsidR="00F015DA" w:rsidRDefault="00F015DA" w:rsidP="00544A08">
      <w:pPr>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71C90DE6" w14:textId="77777777" w:rsidR="00AD1026" w:rsidRDefault="00AD1026" w:rsidP="00AD1026">
      <w:pPr>
        <w:rPr>
          <w:lang w:val="pt-PT"/>
        </w:rPr>
      </w:pPr>
      <w:bookmarkStart w:id="184" w:name="_Toc503091404"/>
    </w:p>
    <w:p w14:paraId="095DAAE5" w14:textId="1612FEE3" w:rsidR="00F015DA" w:rsidRPr="00F015DA" w:rsidRDefault="00A503C1" w:rsidP="00A503C1">
      <w:pPr>
        <w:pStyle w:val="Heading2"/>
        <w:rPr>
          <w:lang w:val="pt-PT"/>
        </w:rPr>
      </w:pPr>
      <w:bookmarkStart w:id="185" w:name="_Toc503794011"/>
      <w:r>
        <w:rPr>
          <w:lang w:val="pt-PT"/>
        </w:rPr>
        <w:lastRenderedPageBreak/>
        <w:t xml:space="preserve">4.9. </w:t>
      </w:r>
      <w:r w:rsidR="00F015DA">
        <w:rPr>
          <w:lang w:val="pt-PT"/>
        </w:rPr>
        <w:t xml:space="preserve">Diagrama </w:t>
      </w:r>
      <w:bookmarkEnd w:id="184"/>
      <w:r w:rsidR="00E80881">
        <w:rPr>
          <w:lang w:val="pt-PT"/>
        </w:rPr>
        <w:t>de instalação</w:t>
      </w:r>
      <w:bookmarkEnd w:id="185"/>
    </w:p>
    <w:p w14:paraId="2268B12C" w14:textId="77777777" w:rsidR="00F015DA" w:rsidRDefault="00F015DA" w:rsidP="00F015DA">
      <w:pPr>
        <w:rPr>
          <w:lang w:val="pt-PT"/>
        </w:rPr>
      </w:pPr>
    </w:p>
    <w:p w14:paraId="2BEC1AFF" w14:textId="71CAFC63" w:rsidR="00F015DA" w:rsidRPr="00F015DA" w:rsidRDefault="00582BC5" w:rsidP="00F015DA">
      <w:pPr>
        <w:rPr>
          <w:lang w:val="pt-PT"/>
        </w:rPr>
      </w:pPr>
      <w:r>
        <w:rPr>
          <w:noProof/>
          <w:lang w:eastAsia="en-GB"/>
        </w:rPr>
        <w:drawing>
          <wp:inline distT="0" distB="0" distL="0" distR="0" wp14:anchorId="4C152759" wp14:editId="20E0F95C">
            <wp:extent cx="5727700" cy="6151880"/>
            <wp:effectExtent l="0" t="0" r="6350" b="1270"/>
            <wp:docPr id="15" name="Picture 15" descr="C:\Users\rf\Documents\GitHub\Trails4Health\doc\Eng. Soft 2\Diagramas\diagramaInstalaca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Diagramas\diagramaInstalacao.e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6151880"/>
                    </a:xfrm>
                    <a:prstGeom prst="rect">
                      <a:avLst/>
                    </a:prstGeom>
                    <a:noFill/>
                    <a:ln>
                      <a:noFill/>
                    </a:ln>
                  </pic:spPr>
                </pic:pic>
              </a:graphicData>
            </a:graphic>
          </wp:inline>
        </w:drawing>
      </w:r>
    </w:p>
    <w:p w14:paraId="5BD489A0" w14:textId="77777777" w:rsidR="00AD1026" w:rsidRDefault="00AD1026" w:rsidP="00AD1026">
      <w:pPr>
        <w:pStyle w:val="Figuras"/>
        <w:rPr>
          <w:lang w:val="pt-PT"/>
        </w:rPr>
      </w:pPr>
    </w:p>
    <w:p w14:paraId="1E7A9B95" w14:textId="3EDDBE26" w:rsidR="00AD1026" w:rsidRDefault="00AD1026" w:rsidP="00AD1026">
      <w:pPr>
        <w:pStyle w:val="Figuras"/>
        <w:rPr>
          <w:lang w:val="pt-PT"/>
        </w:rPr>
      </w:pPr>
      <w:bookmarkStart w:id="186" w:name="_Toc503794040"/>
      <w:r>
        <w:rPr>
          <w:lang w:val="pt-PT"/>
        </w:rPr>
        <w:t>Fig. 15 - Diagrama de instalação</w:t>
      </w:r>
      <w:bookmarkEnd w:id="186"/>
    </w:p>
    <w:p w14:paraId="7D90FA18" w14:textId="6AACA58C" w:rsidR="00582BC5" w:rsidRDefault="00582BC5" w:rsidP="00544A08">
      <w:pPr>
        <w:rPr>
          <w:lang w:val="pt-PT"/>
        </w:rPr>
      </w:pPr>
    </w:p>
    <w:p w14:paraId="7C57ED42" w14:textId="34631176" w:rsidR="00582BC5" w:rsidRDefault="00582BC5" w:rsidP="00544A08">
      <w:pPr>
        <w:rPr>
          <w:lang w:val="pt-PT"/>
        </w:rPr>
      </w:pPr>
    </w:p>
    <w:p w14:paraId="57A1ABBD" w14:textId="1867572B" w:rsidR="00582BC5" w:rsidRDefault="00582BC5" w:rsidP="00544A08">
      <w:pPr>
        <w:rPr>
          <w:lang w:val="pt-PT"/>
        </w:rPr>
      </w:pPr>
    </w:p>
    <w:p w14:paraId="4F87C21F" w14:textId="12DDCCA1" w:rsidR="00582BC5" w:rsidRDefault="00582BC5" w:rsidP="00544A08">
      <w:pPr>
        <w:rPr>
          <w:lang w:val="pt-PT"/>
        </w:rPr>
      </w:pPr>
    </w:p>
    <w:p w14:paraId="61FFF369" w14:textId="77777777" w:rsidR="00582BC5" w:rsidRDefault="00582BC5" w:rsidP="00544A08">
      <w:pPr>
        <w:rPr>
          <w:lang w:val="pt-PT"/>
        </w:rPr>
      </w:pPr>
    </w:p>
    <w:p w14:paraId="1C7B6FC7" w14:textId="51B3759E" w:rsidR="00C55E23" w:rsidRDefault="00A503C1" w:rsidP="00A503C1">
      <w:pPr>
        <w:pStyle w:val="Heading2"/>
        <w:rPr>
          <w:lang w:val="pt-PT"/>
        </w:rPr>
      </w:pPr>
      <w:bookmarkStart w:id="187" w:name="_Toc503794012"/>
      <w:r>
        <w:rPr>
          <w:lang w:val="pt-PT"/>
        </w:rPr>
        <w:lastRenderedPageBreak/>
        <w:t>4.10</w:t>
      </w:r>
      <w:r w:rsidR="00AC53A0">
        <w:rPr>
          <w:lang w:val="pt-PT"/>
        </w:rPr>
        <w:t xml:space="preserve">. Diagrama de </w:t>
      </w:r>
      <w:r w:rsidR="00090253">
        <w:rPr>
          <w:lang w:val="pt-PT"/>
        </w:rPr>
        <w:t>pacotes de casos de uso</w:t>
      </w:r>
      <w:bookmarkEnd w:id="187"/>
    </w:p>
    <w:p w14:paraId="5255628D" w14:textId="77777777" w:rsidR="00DA0F53" w:rsidRPr="00DA0F53" w:rsidRDefault="00DA0F53" w:rsidP="00DA0F53">
      <w:pPr>
        <w:rPr>
          <w:lang w:val="pt-PT"/>
        </w:rPr>
      </w:pPr>
    </w:p>
    <w:p w14:paraId="3B89267E" w14:textId="646FAD3D" w:rsidR="00AC53A0" w:rsidRDefault="00090253" w:rsidP="00544A08">
      <w:pPr>
        <w:rPr>
          <w:lang w:val="pt-PT"/>
        </w:rPr>
      </w:pPr>
      <w:r>
        <w:rPr>
          <w:noProof/>
          <w:lang w:eastAsia="en-GB"/>
        </w:rPr>
        <w:drawing>
          <wp:inline distT="0" distB="0" distL="0" distR="0" wp14:anchorId="2BF6A367" wp14:editId="7B72212D">
            <wp:extent cx="5727700" cy="2677160"/>
            <wp:effectExtent l="0" t="0" r="6350" b="8890"/>
            <wp:docPr id="13" name="Picture 13" descr="C:\Users\rf\Documents\GitHub\Trails4Health\doc\Eng. Soft 2\Diagramas\diagramaPaco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Documents\GitHub\Trails4Health\doc\Eng. Soft 2\Diagramas\diagramaPacotes.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7A27F177" w14:textId="0A238973" w:rsidR="00AD1026" w:rsidRDefault="00AD1026" w:rsidP="00AD1026">
      <w:pPr>
        <w:pStyle w:val="Figuras"/>
        <w:rPr>
          <w:lang w:val="pt-PT"/>
        </w:rPr>
      </w:pPr>
      <w:bookmarkStart w:id="188" w:name="_Toc503794041"/>
      <w:r>
        <w:rPr>
          <w:lang w:val="pt-PT"/>
        </w:rPr>
        <w:t>Fig. 16 - Diagrama de pacotes</w:t>
      </w:r>
      <w:bookmarkEnd w:id="188"/>
    </w:p>
    <w:p w14:paraId="4917B75D" w14:textId="598486A9" w:rsidR="00DA0F53" w:rsidRDefault="00DA0F53" w:rsidP="00DA0F53">
      <w:pPr>
        <w:rPr>
          <w:lang w:val="pt-PT"/>
        </w:rPr>
      </w:pPr>
    </w:p>
    <w:p w14:paraId="4C2EE5A6" w14:textId="1048AAB5" w:rsidR="00090253" w:rsidRDefault="00090253" w:rsidP="00DA0F53">
      <w:pPr>
        <w:rPr>
          <w:lang w:val="pt-PT"/>
        </w:rPr>
      </w:pPr>
      <w:r>
        <w:rPr>
          <w:noProof/>
          <w:lang w:eastAsia="en-GB"/>
        </w:rPr>
        <w:drawing>
          <wp:inline distT="0" distB="0" distL="0" distR="0" wp14:anchorId="366254C2" wp14:editId="7B6CB968">
            <wp:extent cx="5306400" cy="4730400"/>
            <wp:effectExtent l="0" t="0" r="8890" b="0"/>
            <wp:docPr id="21" name="Picture 21" descr="C:\Users\rf\Documents\GitHub\Trails4Health\doc\Eng. Soft 2\Diagramas\diagramaCasosUsoProfess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Diagramas\diagramaCasosUsoProfessor.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6400" cy="4730400"/>
                    </a:xfrm>
                    <a:prstGeom prst="rect">
                      <a:avLst/>
                    </a:prstGeom>
                    <a:noFill/>
                    <a:ln>
                      <a:noFill/>
                    </a:ln>
                  </pic:spPr>
                </pic:pic>
              </a:graphicData>
            </a:graphic>
          </wp:inline>
        </w:drawing>
      </w:r>
    </w:p>
    <w:p w14:paraId="32E05B54" w14:textId="038F176C" w:rsidR="00090253" w:rsidRDefault="00090253" w:rsidP="006876B0">
      <w:pPr>
        <w:pStyle w:val="Figuras"/>
        <w:rPr>
          <w:lang w:val="pt-PT"/>
        </w:rPr>
      </w:pPr>
      <w:bookmarkStart w:id="189" w:name="_Toc503794042"/>
      <w:r>
        <w:rPr>
          <w:lang w:val="pt-PT"/>
        </w:rPr>
        <w:t>Fig. 17 - Diagrama de casos de uso do actor Professor</w:t>
      </w:r>
      <w:bookmarkEnd w:id="189"/>
    </w:p>
    <w:p w14:paraId="2207D60A" w14:textId="1C51B06E" w:rsidR="00090253" w:rsidRDefault="006876B0" w:rsidP="00DA0F53">
      <w:pPr>
        <w:rPr>
          <w:lang w:val="pt-PT"/>
        </w:rPr>
      </w:pPr>
      <w:r>
        <w:rPr>
          <w:noProof/>
          <w:lang w:eastAsia="en-GB"/>
        </w:rPr>
        <w:lastRenderedPageBreak/>
        <w:drawing>
          <wp:inline distT="0" distB="0" distL="0" distR="0" wp14:anchorId="311B2B31" wp14:editId="480253B2">
            <wp:extent cx="5727700" cy="3233420"/>
            <wp:effectExtent l="0" t="0" r="6350" b="5080"/>
            <wp:docPr id="22" name="Picture 22" descr="C:\Users\rf\Documents\GitHub\Trails4Health\doc\Eng. Soft 2\Diagramas\diagramaCasosUsoTuris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f\Documents\GitHub\Trails4Health\doc\Eng. Soft 2\Diagramas\diagramaCasosUsoTurista.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233420"/>
                    </a:xfrm>
                    <a:prstGeom prst="rect">
                      <a:avLst/>
                    </a:prstGeom>
                    <a:noFill/>
                    <a:ln>
                      <a:noFill/>
                    </a:ln>
                  </pic:spPr>
                </pic:pic>
              </a:graphicData>
            </a:graphic>
          </wp:inline>
        </w:drawing>
      </w:r>
    </w:p>
    <w:p w14:paraId="7FA5D5AB" w14:textId="7D7BF384" w:rsidR="006876B0" w:rsidRDefault="006876B0" w:rsidP="006876B0">
      <w:pPr>
        <w:pStyle w:val="Figuras"/>
        <w:rPr>
          <w:lang w:val="pt-PT"/>
        </w:rPr>
      </w:pPr>
      <w:bookmarkStart w:id="190" w:name="_Toc503794043"/>
      <w:r>
        <w:rPr>
          <w:lang w:val="pt-PT"/>
        </w:rPr>
        <w:t>Fig. 18 - Diagrama de casos de uso do actor Turista</w:t>
      </w:r>
      <w:bookmarkEnd w:id="190"/>
    </w:p>
    <w:p w14:paraId="66B962E6" w14:textId="54054C4C" w:rsidR="00090253" w:rsidRDefault="00090253" w:rsidP="00DA0F53">
      <w:pPr>
        <w:rPr>
          <w:lang w:val="pt-PT"/>
        </w:rPr>
      </w:pPr>
    </w:p>
    <w:p w14:paraId="6A4CE6EF" w14:textId="6300B758" w:rsidR="006876B0" w:rsidRDefault="006876B0" w:rsidP="00DA0F53">
      <w:pPr>
        <w:rPr>
          <w:lang w:val="pt-PT"/>
        </w:rPr>
      </w:pPr>
    </w:p>
    <w:p w14:paraId="2D868901" w14:textId="34DE1700" w:rsidR="006876B0" w:rsidRDefault="006876B0" w:rsidP="00DA0F53">
      <w:pPr>
        <w:rPr>
          <w:lang w:val="pt-PT"/>
        </w:rPr>
      </w:pPr>
    </w:p>
    <w:p w14:paraId="4725215C" w14:textId="12E2C728" w:rsidR="006876B0" w:rsidRDefault="006876B0" w:rsidP="00DA0F53">
      <w:pPr>
        <w:rPr>
          <w:lang w:val="pt-PT"/>
        </w:rPr>
      </w:pPr>
    </w:p>
    <w:p w14:paraId="20FF1729" w14:textId="5081138E" w:rsidR="006876B0" w:rsidRDefault="006876B0" w:rsidP="00DA0F53">
      <w:pPr>
        <w:rPr>
          <w:lang w:val="pt-PT"/>
        </w:rPr>
      </w:pPr>
    </w:p>
    <w:p w14:paraId="02D806DB" w14:textId="738F1079" w:rsidR="006876B0" w:rsidRDefault="006876B0" w:rsidP="00DA0F53">
      <w:pPr>
        <w:rPr>
          <w:lang w:val="pt-PT"/>
        </w:rPr>
      </w:pPr>
    </w:p>
    <w:p w14:paraId="5277D862" w14:textId="12616DF4" w:rsidR="006876B0" w:rsidRDefault="006876B0" w:rsidP="00DA0F53">
      <w:pPr>
        <w:rPr>
          <w:lang w:val="pt-PT"/>
        </w:rPr>
      </w:pPr>
    </w:p>
    <w:p w14:paraId="3EC3E44F" w14:textId="7ABF42DA" w:rsidR="006876B0" w:rsidRDefault="006876B0" w:rsidP="00DA0F53">
      <w:pPr>
        <w:rPr>
          <w:lang w:val="pt-PT"/>
        </w:rPr>
      </w:pPr>
    </w:p>
    <w:p w14:paraId="167493CB" w14:textId="5A64F3C2" w:rsidR="006876B0" w:rsidRDefault="006876B0" w:rsidP="00DA0F53">
      <w:pPr>
        <w:rPr>
          <w:lang w:val="pt-PT"/>
        </w:rPr>
      </w:pPr>
    </w:p>
    <w:p w14:paraId="6DE83F4D" w14:textId="5F05DCB9" w:rsidR="006876B0" w:rsidRDefault="006876B0" w:rsidP="00DA0F53">
      <w:pPr>
        <w:rPr>
          <w:lang w:val="pt-PT"/>
        </w:rPr>
      </w:pPr>
    </w:p>
    <w:p w14:paraId="7EF19F1D" w14:textId="33F3DF7A" w:rsidR="006876B0" w:rsidRDefault="006876B0" w:rsidP="00DA0F53">
      <w:pPr>
        <w:rPr>
          <w:lang w:val="pt-PT"/>
        </w:rPr>
      </w:pPr>
    </w:p>
    <w:p w14:paraId="2DD12144" w14:textId="555DE0D4" w:rsidR="006876B0" w:rsidRDefault="006876B0" w:rsidP="00DA0F53">
      <w:pPr>
        <w:rPr>
          <w:lang w:val="pt-PT"/>
        </w:rPr>
      </w:pPr>
    </w:p>
    <w:p w14:paraId="0D86FCAF" w14:textId="26C32577" w:rsidR="006876B0" w:rsidRDefault="006876B0" w:rsidP="00DA0F53">
      <w:pPr>
        <w:rPr>
          <w:lang w:val="pt-PT"/>
        </w:rPr>
      </w:pPr>
    </w:p>
    <w:p w14:paraId="27811728" w14:textId="7A26C3CD" w:rsidR="006876B0" w:rsidRDefault="006876B0" w:rsidP="00DA0F53">
      <w:pPr>
        <w:rPr>
          <w:lang w:val="pt-PT"/>
        </w:rPr>
      </w:pPr>
    </w:p>
    <w:p w14:paraId="3C3277B3" w14:textId="47130220" w:rsidR="006876B0" w:rsidRDefault="006876B0" w:rsidP="00DA0F53">
      <w:pPr>
        <w:rPr>
          <w:lang w:val="pt-PT"/>
        </w:rPr>
      </w:pPr>
    </w:p>
    <w:p w14:paraId="3F455426" w14:textId="77777777" w:rsidR="006876B0" w:rsidRPr="00DA0F53" w:rsidRDefault="006876B0" w:rsidP="00DA0F53">
      <w:pPr>
        <w:rPr>
          <w:lang w:val="pt-PT"/>
        </w:rPr>
      </w:pPr>
    </w:p>
    <w:p w14:paraId="1B3A7D9A" w14:textId="1814F223" w:rsidR="00C51AA2" w:rsidRPr="00EE177E" w:rsidRDefault="00A503C1" w:rsidP="00BA7C58">
      <w:pPr>
        <w:pStyle w:val="Heading1"/>
        <w:rPr>
          <w:lang w:val="pt-PT"/>
        </w:rPr>
      </w:pPr>
      <w:bookmarkStart w:id="191" w:name="_Toc503091408"/>
      <w:bookmarkStart w:id="192" w:name="_Toc503794013"/>
      <w:r>
        <w:rPr>
          <w:lang w:val="pt-PT"/>
        </w:rPr>
        <w:t>5</w:t>
      </w:r>
      <w:r w:rsidR="00C51AA2" w:rsidRPr="00EE177E">
        <w:rPr>
          <w:lang w:val="pt-PT"/>
        </w:rPr>
        <w:t>. Protótipo</w:t>
      </w:r>
      <w:bookmarkEnd w:id="191"/>
      <w:bookmarkEnd w:id="192"/>
    </w:p>
    <w:p w14:paraId="2DF13B10" w14:textId="77777777" w:rsidR="00C11B41" w:rsidRPr="00EE177E" w:rsidRDefault="00C11B41" w:rsidP="00C11B41">
      <w:pPr>
        <w:rPr>
          <w:lang w:val="pt-PT"/>
        </w:rPr>
      </w:pPr>
    </w:p>
    <w:p w14:paraId="1A739E8B" w14:textId="0E064226" w:rsidR="00152D72" w:rsidRPr="00EE177E" w:rsidRDefault="00A503C1" w:rsidP="00152D72">
      <w:pPr>
        <w:pStyle w:val="Heading2"/>
        <w:rPr>
          <w:lang w:val="pt-PT"/>
        </w:rPr>
      </w:pPr>
      <w:bookmarkStart w:id="193" w:name="_Toc503091409"/>
      <w:bookmarkStart w:id="194" w:name="_Toc503794014"/>
      <w:r>
        <w:rPr>
          <w:lang w:val="pt-PT"/>
        </w:rPr>
        <w:lastRenderedPageBreak/>
        <w:t>5</w:t>
      </w:r>
      <w:r w:rsidR="006876B0">
        <w:rPr>
          <w:lang w:val="pt-PT"/>
        </w:rPr>
        <w:t>.1. Protótipo do i</w:t>
      </w:r>
      <w:r w:rsidR="00152D72" w:rsidRPr="00EE177E">
        <w:rPr>
          <w:lang w:val="pt-PT"/>
        </w:rPr>
        <w:t xml:space="preserve">nterface </w:t>
      </w:r>
      <w:r w:rsidR="006876B0">
        <w:rPr>
          <w:lang w:val="pt-PT"/>
        </w:rPr>
        <w:t>consultar t</w:t>
      </w:r>
      <w:r w:rsidR="00C97653" w:rsidRPr="00EE177E">
        <w:rPr>
          <w:lang w:val="pt-PT"/>
        </w:rPr>
        <w:t>rilho</w:t>
      </w:r>
      <w:bookmarkEnd w:id="193"/>
      <w:bookmarkEnd w:id="194"/>
    </w:p>
    <w:p w14:paraId="60960A25" w14:textId="77777777" w:rsidR="006454EC" w:rsidRPr="00EE177E" w:rsidRDefault="006454EC" w:rsidP="006454EC">
      <w:pPr>
        <w:rPr>
          <w:lang w:val="pt-PT"/>
        </w:rPr>
      </w:pPr>
    </w:p>
    <w:p w14:paraId="77100A80" w14:textId="0373266E" w:rsidR="00C34896" w:rsidRPr="00EE177E" w:rsidRDefault="00F50676" w:rsidP="00C34896">
      <w:pPr>
        <w:rPr>
          <w:lang w:val="pt-PT"/>
        </w:rPr>
      </w:pPr>
      <w:r>
        <w:rPr>
          <w:noProof/>
          <w:lang w:eastAsia="en-GB"/>
        </w:rPr>
        <w:drawing>
          <wp:inline distT="0" distB="0" distL="0" distR="0" wp14:anchorId="73960C45" wp14:editId="5D26DA32">
            <wp:extent cx="5731510" cy="5656580"/>
            <wp:effectExtent l="0" t="0" r="254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 - Consultar Trilho.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1738A053" w14:textId="0533DF7A" w:rsidR="006876B0" w:rsidRDefault="006876B0" w:rsidP="006876B0">
      <w:pPr>
        <w:pStyle w:val="Figuras"/>
        <w:rPr>
          <w:lang w:val="pt-PT"/>
        </w:rPr>
      </w:pPr>
      <w:bookmarkStart w:id="195" w:name="_Toc503794044"/>
      <w:r>
        <w:rPr>
          <w:lang w:val="pt-PT"/>
        </w:rPr>
        <w:t>Fig. 19 - Protótipo do i</w:t>
      </w:r>
      <w:r w:rsidRPr="00EE177E">
        <w:rPr>
          <w:lang w:val="pt-PT"/>
        </w:rPr>
        <w:t xml:space="preserve">nterface </w:t>
      </w:r>
      <w:r>
        <w:rPr>
          <w:lang w:val="pt-PT"/>
        </w:rPr>
        <w:t>consultar t</w:t>
      </w:r>
      <w:r w:rsidRPr="00EE177E">
        <w:rPr>
          <w:lang w:val="pt-PT"/>
        </w:rPr>
        <w:t>rilho</w:t>
      </w:r>
      <w:bookmarkEnd w:id="195"/>
    </w:p>
    <w:p w14:paraId="3D6FC144" w14:textId="31CE04C3" w:rsidR="00C34BF1" w:rsidRDefault="00C34BF1">
      <w:pPr>
        <w:rPr>
          <w:lang w:val="pt-PT"/>
        </w:rPr>
      </w:pPr>
      <w:r>
        <w:rPr>
          <w:lang w:val="pt-PT"/>
        </w:rPr>
        <w:br w:type="page"/>
      </w:r>
    </w:p>
    <w:p w14:paraId="035635C8" w14:textId="0CAD6E65" w:rsidR="00152D72" w:rsidRDefault="00A503C1" w:rsidP="00152D72">
      <w:pPr>
        <w:pStyle w:val="Heading2"/>
        <w:rPr>
          <w:lang w:val="pt-PT"/>
        </w:rPr>
      </w:pPr>
      <w:bookmarkStart w:id="196" w:name="_Toc503794015"/>
      <w:r>
        <w:rPr>
          <w:lang w:val="pt-PT"/>
        </w:rPr>
        <w:lastRenderedPageBreak/>
        <w:t>5</w:t>
      </w:r>
      <w:r w:rsidR="00152D72" w:rsidRPr="00EE177E">
        <w:rPr>
          <w:lang w:val="pt-PT"/>
        </w:rPr>
        <w:t xml:space="preserve">.2. </w:t>
      </w:r>
      <w:bookmarkStart w:id="197" w:name="_Toc503091410"/>
      <w:r w:rsidR="006876B0">
        <w:rPr>
          <w:lang w:val="pt-PT"/>
        </w:rPr>
        <w:t>Protótipo do i</w:t>
      </w:r>
      <w:r w:rsidR="00152D72" w:rsidRPr="00EE177E">
        <w:rPr>
          <w:lang w:val="pt-PT"/>
        </w:rPr>
        <w:t xml:space="preserve">nterface </w:t>
      </w:r>
      <w:bookmarkEnd w:id="197"/>
      <w:r w:rsidR="006876B0">
        <w:rPr>
          <w:lang w:val="pt-PT"/>
        </w:rPr>
        <w:t>registo trilhos (o</w:t>
      </w:r>
      <w:r w:rsidR="00F50676">
        <w:rPr>
          <w:lang w:val="pt-PT"/>
        </w:rPr>
        <w:t>perações)</w:t>
      </w:r>
      <w:bookmarkEnd w:id="196"/>
    </w:p>
    <w:p w14:paraId="34ABE426" w14:textId="77777777" w:rsidR="00F50676" w:rsidRDefault="00F50676" w:rsidP="006876B0">
      <w:pPr>
        <w:spacing w:after="0"/>
        <w:rPr>
          <w:lang w:val="pt-PT"/>
        </w:rPr>
      </w:pPr>
    </w:p>
    <w:p w14:paraId="204EAD0B" w14:textId="1BD2B20A" w:rsidR="00F50676" w:rsidRPr="00F50676" w:rsidRDefault="00F50676" w:rsidP="00F50676">
      <w:pPr>
        <w:rPr>
          <w:lang w:val="pt-PT"/>
        </w:rPr>
      </w:pPr>
      <w:r>
        <w:rPr>
          <w:noProof/>
          <w:lang w:eastAsia="en-GB"/>
        </w:rPr>
        <w:drawing>
          <wp:inline distT="0" distB="0" distL="0" distR="0" wp14:anchorId="7D04F472" wp14:editId="3F9C5AF2">
            <wp:extent cx="5731510" cy="168084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 - Registo Trihos.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7C137CAC" w14:textId="34F88944" w:rsidR="00C34BF1" w:rsidRDefault="006876B0" w:rsidP="006876B0">
      <w:pPr>
        <w:pStyle w:val="Figuras"/>
        <w:rPr>
          <w:lang w:val="pt-PT"/>
        </w:rPr>
      </w:pPr>
      <w:bookmarkStart w:id="198" w:name="_Toc503794045"/>
      <w:r>
        <w:rPr>
          <w:lang w:val="pt-PT"/>
        </w:rPr>
        <w:t>Fig. 20 - Protótipo do i</w:t>
      </w:r>
      <w:r w:rsidRPr="00EE177E">
        <w:rPr>
          <w:lang w:val="pt-PT"/>
        </w:rPr>
        <w:t xml:space="preserve">nterface </w:t>
      </w:r>
      <w:r>
        <w:rPr>
          <w:lang w:val="pt-PT"/>
        </w:rPr>
        <w:t>registo trilhos (operações)</w:t>
      </w:r>
      <w:bookmarkEnd w:id="198"/>
    </w:p>
    <w:p w14:paraId="12A2C727" w14:textId="77777777" w:rsidR="00C34BF1" w:rsidRDefault="00C34BF1" w:rsidP="00544A08">
      <w:pPr>
        <w:rPr>
          <w:lang w:val="pt-PT"/>
        </w:rPr>
      </w:pPr>
    </w:p>
    <w:p w14:paraId="1FA2CF3D" w14:textId="6A36837C" w:rsidR="006454EC" w:rsidRPr="00EE177E" w:rsidRDefault="00A503C1" w:rsidP="00C34BF1">
      <w:pPr>
        <w:pStyle w:val="Heading2"/>
        <w:rPr>
          <w:lang w:val="pt-PT"/>
        </w:rPr>
      </w:pPr>
      <w:bookmarkStart w:id="199" w:name="_Toc503794016"/>
      <w:r>
        <w:rPr>
          <w:lang w:val="pt-PT"/>
        </w:rPr>
        <w:t>5</w:t>
      </w:r>
      <w:r w:rsidR="00C34BF1">
        <w:rPr>
          <w:lang w:val="pt-PT"/>
        </w:rPr>
        <w:t>.3</w:t>
      </w:r>
      <w:r w:rsidR="006876B0">
        <w:rPr>
          <w:lang w:val="pt-PT"/>
        </w:rPr>
        <w:t>. Protótipo do i</w:t>
      </w:r>
      <w:r w:rsidR="00C34BF1" w:rsidRPr="00EE177E">
        <w:rPr>
          <w:lang w:val="pt-PT"/>
        </w:rPr>
        <w:t xml:space="preserve">nterface </w:t>
      </w:r>
      <w:r w:rsidR="006876B0">
        <w:rPr>
          <w:lang w:val="pt-PT"/>
        </w:rPr>
        <w:t>criar t</w:t>
      </w:r>
      <w:r w:rsidR="00C34BF1">
        <w:rPr>
          <w:lang w:val="pt-PT"/>
        </w:rPr>
        <w:t>rilho</w:t>
      </w:r>
      <w:bookmarkEnd w:id="199"/>
    </w:p>
    <w:p w14:paraId="43F51FD7" w14:textId="77777777" w:rsidR="00152D72" w:rsidRPr="00EE177E" w:rsidRDefault="00152D72" w:rsidP="006876B0">
      <w:pPr>
        <w:spacing w:after="0"/>
        <w:rPr>
          <w:lang w:val="pt-PT"/>
        </w:rPr>
      </w:pPr>
    </w:p>
    <w:p w14:paraId="2DD35C4A" w14:textId="7662896C" w:rsidR="00CA027C" w:rsidRPr="00EE177E" w:rsidRDefault="00C34BF1" w:rsidP="005E6E5A">
      <w:pPr>
        <w:rPr>
          <w:lang w:val="pt-PT"/>
        </w:rPr>
      </w:pPr>
      <w:r>
        <w:rPr>
          <w:noProof/>
          <w:lang w:eastAsia="en-GB"/>
        </w:rPr>
        <w:drawing>
          <wp:inline distT="0" distB="0" distL="0" distR="0" wp14:anchorId="3D3EFD94" wp14:editId="6705E15A">
            <wp:extent cx="5731510" cy="2791460"/>
            <wp:effectExtent l="0" t="0" r="254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 - Criar Trilho.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67A33ACB" w14:textId="29A29B50" w:rsidR="00C34BF1" w:rsidRDefault="007C6245" w:rsidP="007C6245">
      <w:pPr>
        <w:pStyle w:val="Figuras"/>
        <w:rPr>
          <w:lang w:val="pt-PT"/>
        </w:rPr>
      </w:pPr>
      <w:bookmarkStart w:id="200" w:name="_Toc503794046"/>
      <w:r>
        <w:rPr>
          <w:lang w:val="pt-PT"/>
        </w:rPr>
        <w:t>Fig. 21 - Protótipo do i</w:t>
      </w:r>
      <w:r w:rsidRPr="00EE177E">
        <w:rPr>
          <w:lang w:val="pt-PT"/>
        </w:rPr>
        <w:t xml:space="preserve">nterface </w:t>
      </w:r>
      <w:r>
        <w:rPr>
          <w:lang w:val="pt-PT"/>
        </w:rPr>
        <w:t>criar trilho</w:t>
      </w:r>
      <w:bookmarkEnd w:id="200"/>
    </w:p>
    <w:p w14:paraId="0C3E21F4" w14:textId="6F9E312D" w:rsidR="00544A08" w:rsidRDefault="00544A08">
      <w:pPr>
        <w:rPr>
          <w:lang w:val="pt-PT"/>
        </w:rPr>
      </w:pPr>
    </w:p>
    <w:p w14:paraId="22D18722" w14:textId="1EAA3ACC" w:rsidR="00544A08" w:rsidRDefault="00544A08">
      <w:pPr>
        <w:rPr>
          <w:lang w:val="pt-PT"/>
        </w:rPr>
      </w:pPr>
    </w:p>
    <w:p w14:paraId="039E745D" w14:textId="4CCE6EB9" w:rsidR="00544A08" w:rsidRDefault="00544A08">
      <w:pPr>
        <w:rPr>
          <w:lang w:val="pt-PT"/>
        </w:rPr>
      </w:pPr>
    </w:p>
    <w:p w14:paraId="267A8826" w14:textId="56B2B704" w:rsidR="00544A08" w:rsidRDefault="00544A08">
      <w:pPr>
        <w:rPr>
          <w:lang w:val="pt-PT"/>
        </w:rPr>
      </w:pPr>
    </w:p>
    <w:p w14:paraId="2123EAEC" w14:textId="520F29A1" w:rsidR="00544A08" w:rsidRDefault="00544A08">
      <w:pPr>
        <w:rPr>
          <w:lang w:val="pt-PT"/>
        </w:rPr>
      </w:pPr>
    </w:p>
    <w:p w14:paraId="2ABCF462" w14:textId="63E9BB6C" w:rsidR="00AD1026" w:rsidRDefault="00AD1026">
      <w:pPr>
        <w:rPr>
          <w:lang w:val="pt-PT"/>
        </w:rPr>
      </w:pPr>
    </w:p>
    <w:p w14:paraId="18C801F7" w14:textId="77777777" w:rsidR="007C6245" w:rsidRDefault="007C6245">
      <w:pPr>
        <w:rPr>
          <w:lang w:val="pt-PT"/>
        </w:rPr>
      </w:pPr>
    </w:p>
    <w:p w14:paraId="50C7C8C6" w14:textId="77777777" w:rsidR="00544A08" w:rsidRDefault="00544A08">
      <w:pPr>
        <w:rPr>
          <w:lang w:val="pt-PT"/>
        </w:rPr>
      </w:pPr>
    </w:p>
    <w:p w14:paraId="1C5A13B4" w14:textId="24988BA4" w:rsidR="0075767F" w:rsidRPr="00EE177E" w:rsidRDefault="00A503C1" w:rsidP="0075767F">
      <w:pPr>
        <w:pStyle w:val="Heading2"/>
        <w:rPr>
          <w:lang w:val="pt-PT"/>
        </w:rPr>
      </w:pPr>
      <w:bookmarkStart w:id="201" w:name="_Toc503794017"/>
      <w:r>
        <w:rPr>
          <w:lang w:val="pt-PT"/>
        </w:rPr>
        <w:lastRenderedPageBreak/>
        <w:t>5</w:t>
      </w:r>
      <w:r w:rsidR="00C34BF1">
        <w:rPr>
          <w:lang w:val="pt-PT"/>
        </w:rPr>
        <w:t>.4</w:t>
      </w:r>
      <w:r w:rsidR="007C6245">
        <w:rPr>
          <w:lang w:val="pt-PT"/>
        </w:rPr>
        <w:t>. Protótipo do i</w:t>
      </w:r>
      <w:r w:rsidR="0075767F" w:rsidRPr="00EE177E">
        <w:rPr>
          <w:lang w:val="pt-PT"/>
        </w:rPr>
        <w:t xml:space="preserve">nterface </w:t>
      </w:r>
      <w:r w:rsidR="007C6245">
        <w:rPr>
          <w:lang w:val="pt-PT"/>
        </w:rPr>
        <w:t>e</w:t>
      </w:r>
      <w:r w:rsidR="0075767F">
        <w:rPr>
          <w:lang w:val="pt-PT"/>
        </w:rPr>
        <w:t>ditar</w:t>
      </w:r>
      <w:r w:rsidR="007C6245">
        <w:rPr>
          <w:lang w:val="pt-PT"/>
        </w:rPr>
        <w:t xml:space="preserve"> t</w:t>
      </w:r>
      <w:r w:rsidR="0075767F" w:rsidRPr="00EE177E">
        <w:rPr>
          <w:lang w:val="pt-PT"/>
        </w:rPr>
        <w:t>rilho</w:t>
      </w:r>
      <w:bookmarkEnd w:id="201"/>
    </w:p>
    <w:p w14:paraId="26865387" w14:textId="77777777" w:rsidR="00CA027C" w:rsidRPr="00EE177E" w:rsidRDefault="00CA027C" w:rsidP="007C6245">
      <w:pPr>
        <w:spacing w:after="0"/>
        <w:rPr>
          <w:lang w:val="pt-PT"/>
        </w:rPr>
      </w:pPr>
    </w:p>
    <w:p w14:paraId="27FB722B" w14:textId="782F15C4" w:rsidR="00CA027C" w:rsidRDefault="00C34BF1" w:rsidP="005E6E5A">
      <w:pPr>
        <w:rPr>
          <w:lang w:val="pt-PT"/>
        </w:rPr>
      </w:pPr>
      <w:r>
        <w:rPr>
          <w:noProof/>
          <w:lang w:eastAsia="en-GB"/>
        </w:rPr>
        <w:drawing>
          <wp:inline distT="0" distB="0" distL="0" distR="0" wp14:anchorId="416303B4" wp14:editId="7F42D00A">
            <wp:extent cx="5731510" cy="268795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 - Editar Trilho.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01F8A695" w14:textId="6F69545C" w:rsidR="00C34BF1" w:rsidRDefault="007C6245" w:rsidP="007C6245">
      <w:pPr>
        <w:pStyle w:val="Figuras"/>
        <w:rPr>
          <w:lang w:val="pt-PT"/>
        </w:rPr>
      </w:pPr>
      <w:bookmarkStart w:id="202" w:name="_Toc503794047"/>
      <w:r>
        <w:rPr>
          <w:lang w:val="pt-PT"/>
        </w:rPr>
        <w:t>Fig. 22 - Protótipo do i</w:t>
      </w:r>
      <w:r w:rsidRPr="00EE177E">
        <w:rPr>
          <w:lang w:val="pt-PT"/>
        </w:rPr>
        <w:t xml:space="preserve">nterface </w:t>
      </w:r>
      <w:r>
        <w:rPr>
          <w:lang w:val="pt-PT"/>
        </w:rPr>
        <w:t>editar t</w:t>
      </w:r>
      <w:r w:rsidRPr="00EE177E">
        <w:rPr>
          <w:lang w:val="pt-PT"/>
        </w:rPr>
        <w:t>rilho</w:t>
      </w:r>
      <w:bookmarkEnd w:id="202"/>
    </w:p>
    <w:p w14:paraId="2E11378F" w14:textId="77777777" w:rsidR="00C34BF1" w:rsidRDefault="00C34BF1" w:rsidP="005E6E5A">
      <w:pPr>
        <w:rPr>
          <w:lang w:val="pt-PT"/>
        </w:rPr>
      </w:pPr>
    </w:p>
    <w:p w14:paraId="20C0A818" w14:textId="290BFAB1" w:rsidR="00C34BF1" w:rsidRPr="00EE177E" w:rsidRDefault="00A503C1" w:rsidP="00C34BF1">
      <w:pPr>
        <w:pStyle w:val="Heading2"/>
        <w:rPr>
          <w:lang w:val="pt-PT"/>
        </w:rPr>
      </w:pPr>
      <w:bookmarkStart w:id="203" w:name="_Toc503794018"/>
      <w:r>
        <w:rPr>
          <w:lang w:val="pt-PT"/>
        </w:rPr>
        <w:t>5</w:t>
      </w:r>
      <w:r w:rsidR="00C34BF1">
        <w:rPr>
          <w:lang w:val="pt-PT"/>
        </w:rPr>
        <w:t>.5</w:t>
      </w:r>
      <w:r w:rsidR="007C6245">
        <w:rPr>
          <w:lang w:val="pt-PT"/>
        </w:rPr>
        <w:t>. Protótipo do i</w:t>
      </w:r>
      <w:r w:rsidR="00C34BF1" w:rsidRPr="00EE177E">
        <w:rPr>
          <w:lang w:val="pt-PT"/>
        </w:rPr>
        <w:t xml:space="preserve">nterface </w:t>
      </w:r>
      <w:r w:rsidR="007C6245">
        <w:rPr>
          <w:lang w:val="pt-PT"/>
        </w:rPr>
        <w:t>d</w:t>
      </w:r>
      <w:r w:rsidR="00C34BF1">
        <w:rPr>
          <w:lang w:val="pt-PT"/>
        </w:rPr>
        <w:t>esativar</w:t>
      </w:r>
      <w:r w:rsidR="007C6245">
        <w:rPr>
          <w:lang w:val="pt-PT"/>
        </w:rPr>
        <w:t xml:space="preserve"> t</w:t>
      </w:r>
      <w:r w:rsidR="00C34BF1" w:rsidRPr="00EE177E">
        <w:rPr>
          <w:lang w:val="pt-PT"/>
        </w:rPr>
        <w:t>rilho</w:t>
      </w:r>
      <w:bookmarkEnd w:id="203"/>
    </w:p>
    <w:p w14:paraId="3B1B5BC0" w14:textId="77777777" w:rsidR="00C34BF1" w:rsidRDefault="00C34BF1" w:rsidP="007C6245">
      <w:pPr>
        <w:spacing w:after="0"/>
        <w:rPr>
          <w:lang w:val="pt-PT"/>
        </w:rPr>
      </w:pPr>
    </w:p>
    <w:p w14:paraId="239BA261" w14:textId="16201BF7" w:rsidR="00C34BF1" w:rsidRDefault="00C34BF1" w:rsidP="005E6E5A">
      <w:pPr>
        <w:rPr>
          <w:lang w:val="pt-PT"/>
        </w:rPr>
      </w:pPr>
      <w:r>
        <w:rPr>
          <w:noProof/>
          <w:lang w:eastAsia="en-GB"/>
        </w:rPr>
        <w:drawing>
          <wp:inline distT="0" distB="0" distL="0" distR="0" wp14:anchorId="68DD8036" wp14:editId="250AE573">
            <wp:extent cx="5731510" cy="248729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 - Desativar Trilho.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24B1349D" w14:textId="0CD52629" w:rsidR="00C34BF1" w:rsidRDefault="007C6245" w:rsidP="007C6245">
      <w:pPr>
        <w:pStyle w:val="Figuras"/>
        <w:rPr>
          <w:lang w:val="pt-PT"/>
        </w:rPr>
      </w:pPr>
      <w:bookmarkStart w:id="204" w:name="_Toc503794048"/>
      <w:r>
        <w:rPr>
          <w:lang w:val="pt-PT"/>
        </w:rPr>
        <w:t>Fig. 23 - Protótipo do i</w:t>
      </w:r>
      <w:r w:rsidRPr="00EE177E">
        <w:rPr>
          <w:lang w:val="pt-PT"/>
        </w:rPr>
        <w:t xml:space="preserve">nterface </w:t>
      </w:r>
      <w:r>
        <w:rPr>
          <w:lang w:val="pt-PT"/>
        </w:rPr>
        <w:t>desativar t</w:t>
      </w:r>
      <w:r w:rsidRPr="00EE177E">
        <w:rPr>
          <w:lang w:val="pt-PT"/>
        </w:rPr>
        <w:t>rilho</w:t>
      </w:r>
      <w:bookmarkEnd w:id="204"/>
    </w:p>
    <w:p w14:paraId="3D3C288D" w14:textId="77777777" w:rsidR="00C34BF1" w:rsidRDefault="00C34BF1" w:rsidP="005E6E5A">
      <w:pPr>
        <w:rPr>
          <w:lang w:val="pt-PT"/>
        </w:rPr>
      </w:pPr>
    </w:p>
    <w:p w14:paraId="47EC87EF" w14:textId="77777777" w:rsidR="00C34BF1" w:rsidRDefault="00C34BF1" w:rsidP="005E6E5A">
      <w:pPr>
        <w:rPr>
          <w:lang w:val="pt-PT"/>
        </w:rPr>
      </w:pPr>
    </w:p>
    <w:p w14:paraId="5827A614" w14:textId="0F098B47" w:rsidR="00C34BF1" w:rsidRDefault="00C34BF1" w:rsidP="005E6E5A">
      <w:pPr>
        <w:rPr>
          <w:lang w:val="pt-PT"/>
        </w:rPr>
      </w:pPr>
    </w:p>
    <w:p w14:paraId="7C30DA29" w14:textId="77777777" w:rsidR="007C6245" w:rsidRPr="00EE177E" w:rsidRDefault="007C6245" w:rsidP="005E6E5A">
      <w:pPr>
        <w:rPr>
          <w:lang w:val="pt-PT"/>
        </w:rPr>
      </w:pPr>
    </w:p>
    <w:p w14:paraId="0E2BC014" w14:textId="77777777" w:rsidR="00544A08" w:rsidRDefault="00544A08" w:rsidP="00544A08">
      <w:pPr>
        <w:rPr>
          <w:lang w:val="pt-PT"/>
        </w:rPr>
      </w:pPr>
    </w:p>
    <w:p w14:paraId="5CCD200C" w14:textId="77777777" w:rsidR="00544A08" w:rsidRDefault="00544A08" w:rsidP="00544A08">
      <w:pPr>
        <w:rPr>
          <w:lang w:val="pt-PT"/>
        </w:rPr>
      </w:pPr>
    </w:p>
    <w:p w14:paraId="40FE13EE" w14:textId="1B46090B" w:rsidR="00C34BF1" w:rsidRPr="00EE177E" w:rsidRDefault="00A503C1" w:rsidP="00C34BF1">
      <w:pPr>
        <w:pStyle w:val="Heading2"/>
        <w:rPr>
          <w:lang w:val="pt-PT"/>
        </w:rPr>
      </w:pPr>
      <w:bookmarkStart w:id="205" w:name="_Toc503794019"/>
      <w:r>
        <w:rPr>
          <w:lang w:val="pt-PT"/>
        </w:rPr>
        <w:lastRenderedPageBreak/>
        <w:t>5</w:t>
      </w:r>
      <w:r w:rsidR="005B609E">
        <w:rPr>
          <w:lang w:val="pt-PT"/>
        </w:rPr>
        <w:t>.6</w:t>
      </w:r>
      <w:r w:rsidR="007C6245">
        <w:rPr>
          <w:lang w:val="pt-PT"/>
        </w:rPr>
        <w:t>. Protótipo do i</w:t>
      </w:r>
      <w:r w:rsidR="00C34BF1" w:rsidRPr="00EE177E">
        <w:rPr>
          <w:lang w:val="pt-PT"/>
        </w:rPr>
        <w:t xml:space="preserve">nterface </w:t>
      </w:r>
      <w:r w:rsidR="007C6245">
        <w:rPr>
          <w:lang w:val="pt-PT"/>
        </w:rPr>
        <w:t>d</w:t>
      </w:r>
      <w:r w:rsidR="005B609E">
        <w:rPr>
          <w:lang w:val="pt-PT"/>
        </w:rPr>
        <w:t>etalhes</w:t>
      </w:r>
      <w:r w:rsidR="007C6245">
        <w:rPr>
          <w:lang w:val="pt-PT"/>
        </w:rPr>
        <w:t xml:space="preserve"> t</w:t>
      </w:r>
      <w:r w:rsidR="00C34BF1" w:rsidRPr="00EE177E">
        <w:rPr>
          <w:lang w:val="pt-PT"/>
        </w:rPr>
        <w:t>rilho</w:t>
      </w:r>
      <w:bookmarkEnd w:id="205"/>
    </w:p>
    <w:p w14:paraId="04D1DC2F" w14:textId="77777777" w:rsidR="00CA027C" w:rsidRDefault="00CA027C" w:rsidP="007C6245">
      <w:pPr>
        <w:spacing w:after="0"/>
        <w:rPr>
          <w:lang w:val="pt-PT"/>
        </w:rPr>
      </w:pPr>
    </w:p>
    <w:p w14:paraId="0261A021" w14:textId="43CE9B76" w:rsidR="002E545D" w:rsidRDefault="00F64650" w:rsidP="002E545D">
      <w:pPr>
        <w:rPr>
          <w:lang w:val="pt-PT"/>
        </w:rPr>
      </w:pPr>
      <w:r>
        <w:rPr>
          <w:noProof/>
          <w:lang w:eastAsia="en-GB"/>
        </w:rPr>
        <w:drawing>
          <wp:inline distT="0" distB="0" distL="0" distR="0" wp14:anchorId="682EC918" wp14:editId="43F82F83">
            <wp:extent cx="5731510" cy="343789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totipo - Detalhes Trilho.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437890"/>
                    </a:xfrm>
                    <a:prstGeom prst="rect">
                      <a:avLst/>
                    </a:prstGeom>
                  </pic:spPr>
                </pic:pic>
              </a:graphicData>
            </a:graphic>
          </wp:inline>
        </w:drawing>
      </w:r>
    </w:p>
    <w:p w14:paraId="53B3935D" w14:textId="6F9319DA" w:rsidR="002E545D" w:rsidRPr="00EE177E" w:rsidRDefault="007C6245" w:rsidP="007C6245">
      <w:pPr>
        <w:pStyle w:val="Figuras"/>
        <w:rPr>
          <w:lang w:val="pt-PT"/>
        </w:rPr>
      </w:pPr>
      <w:bookmarkStart w:id="206" w:name="_Toc503794049"/>
      <w:r>
        <w:rPr>
          <w:lang w:val="pt-PT"/>
        </w:rPr>
        <w:t>Fig. 24 - Protótipo do i</w:t>
      </w:r>
      <w:r w:rsidRPr="00EE177E">
        <w:rPr>
          <w:lang w:val="pt-PT"/>
        </w:rPr>
        <w:t xml:space="preserve">nterface </w:t>
      </w:r>
      <w:r>
        <w:rPr>
          <w:lang w:val="pt-PT"/>
        </w:rPr>
        <w:t>detalhes t</w:t>
      </w:r>
      <w:r w:rsidRPr="00EE177E">
        <w:rPr>
          <w:lang w:val="pt-PT"/>
        </w:rPr>
        <w:t>rilho</w:t>
      </w:r>
      <w:bookmarkEnd w:id="206"/>
    </w:p>
    <w:p w14:paraId="61DC786E" w14:textId="77777777" w:rsidR="00CA027C" w:rsidRPr="00EE177E" w:rsidRDefault="00CA027C" w:rsidP="005E6E5A">
      <w:pPr>
        <w:rPr>
          <w:lang w:val="pt-PT"/>
        </w:rPr>
      </w:pPr>
    </w:p>
    <w:p w14:paraId="6204EDF3" w14:textId="395071E2" w:rsidR="00802746" w:rsidRPr="00EE177E" w:rsidRDefault="00A503C1" w:rsidP="00802746">
      <w:pPr>
        <w:pStyle w:val="Heading2"/>
        <w:rPr>
          <w:lang w:val="pt-PT"/>
        </w:rPr>
      </w:pPr>
      <w:bookmarkStart w:id="207" w:name="_Toc503091411"/>
      <w:bookmarkStart w:id="208" w:name="_Toc503794020"/>
      <w:r>
        <w:rPr>
          <w:lang w:val="pt-PT"/>
        </w:rPr>
        <w:t>5.7</w:t>
      </w:r>
      <w:r w:rsidR="007C6245">
        <w:rPr>
          <w:lang w:val="pt-PT"/>
        </w:rPr>
        <w:t>. Protótipo do interface de inserção de q</w:t>
      </w:r>
      <w:r w:rsidR="00802746" w:rsidRPr="00EE177E">
        <w:rPr>
          <w:lang w:val="pt-PT"/>
        </w:rPr>
        <w:t xml:space="preserve">uestões de </w:t>
      </w:r>
      <w:r w:rsidR="007C6245">
        <w:rPr>
          <w:lang w:val="pt-PT"/>
        </w:rPr>
        <w:t>a</w:t>
      </w:r>
      <w:r w:rsidR="00802746" w:rsidRPr="00EE177E">
        <w:rPr>
          <w:lang w:val="pt-PT"/>
        </w:rPr>
        <w:t>valiação</w:t>
      </w:r>
      <w:bookmarkEnd w:id="207"/>
      <w:r w:rsidR="007C6245">
        <w:rPr>
          <w:lang w:val="pt-PT"/>
        </w:rPr>
        <w:t xml:space="preserve"> de guia</w:t>
      </w:r>
      <w:bookmarkEnd w:id="208"/>
    </w:p>
    <w:p w14:paraId="722962E2" w14:textId="77777777" w:rsidR="00F0741B" w:rsidRPr="00EE177E" w:rsidRDefault="00F0741B" w:rsidP="007C6245">
      <w:pPr>
        <w:spacing w:after="0"/>
        <w:rPr>
          <w:lang w:val="pt-PT"/>
        </w:rPr>
      </w:pPr>
    </w:p>
    <w:p w14:paraId="38C36F9D" w14:textId="77777777" w:rsidR="005E6E5A" w:rsidRDefault="000748FF" w:rsidP="005E6E5A">
      <w:r>
        <w:rPr>
          <w:noProof/>
          <w:lang w:eastAsia="en-GB"/>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6BF2D66B" w:rsidR="00567C01" w:rsidRDefault="007C6245" w:rsidP="007C6245">
      <w:pPr>
        <w:pStyle w:val="Figuras"/>
        <w:rPr>
          <w:lang w:val="pt-PT"/>
        </w:rPr>
      </w:pPr>
      <w:bookmarkStart w:id="209" w:name="_Toc503794050"/>
      <w:r>
        <w:t xml:space="preserve">Fig. 25 - </w:t>
      </w:r>
      <w:r>
        <w:rPr>
          <w:lang w:val="pt-PT"/>
        </w:rPr>
        <w:t>Protótipo do interface de inserção de q</w:t>
      </w:r>
      <w:r w:rsidRPr="00EE177E">
        <w:rPr>
          <w:lang w:val="pt-PT"/>
        </w:rPr>
        <w:t xml:space="preserve">uestões de </w:t>
      </w:r>
      <w:r>
        <w:rPr>
          <w:lang w:val="pt-PT"/>
        </w:rPr>
        <w:t>a</w:t>
      </w:r>
      <w:r w:rsidRPr="00EE177E">
        <w:rPr>
          <w:lang w:val="pt-PT"/>
        </w:rPr>
        <w:t>valiação</w:t>
      </w:r>
      <w:r>
        <w:rPr>
          <w:lang w:val="pt-PT"/>
        </w:rPr>
        <w:t xml:space="preserve"> de guia</w:t>
      </w:r>
      <w:bookmarkEnd w:id="209"/>
    </w:p>
    <w:p w14:paraId="5E18A821" w14:textId="6859AD8E" w:rsidR="007C6245" w:rsidRDefault="007C6245" w:rsidP="005E6E5A">
      <w:pPr>
        <w:rPr>
          <w:lang w:val="pt-PT"/>
        </w:rPr>
      </w:pPr>
    </w:p>
    <w:p w14:paraId="53641EFD" w14:textId="34AA4931" w:rsidR="007C6245" w:rsidRDefault="007C6245" w:rsidP="005E6E5A">
      <w:pPr>
        <w:rPr>
          <w:lang w:val="pt-PT"/>
        </w:rPr>
      </w:pPr>
    </w:p>
    <w:p w14:paraId="03C6AABB" w14:textId="6C6E87E3" w:rsidR="007C6245" w:rsidRDefault="007C6245" w:rsidP="005E6E5A">
      <w:pPr>
        <w:rPr>
          <w:lang w:val="pt-PT"/>
        </w:rPr>
      </w:pPr>
    </w:p>
    <w:p w14:paraId="6760107D" w14:textId="77777777" w:rsidR="007C6245" w:rsidRDefault="007C6245" w:rsidP="005E6E5A"/>
    <w:p w14:paraId="076C7CAC" w14:textId="02501B25" w:rsidR="00802746" w:rsidRPr="00EE177E" w:rsidRDefault="00A503C1" w:rsidP="00802746">
      <w:pPr>
        <w:pStyle w:val="Heading2"/>
        <w:rPr>
          <w:lang w:val="pt-PT"/>
        </w:rPr>
      </w:pPr>
      <w:bookmarkStart w:id="210" w:name="_Toc503091412"/>
      <w:bookmarkStart w:id="211" w:name="_Toc503794021"/>
      <w:r>
        <w:rPr>
          <w:lang w:val="pt-PT"/>
        </w:rPr>
        <w:lastRenderedPageBreak/>
        <w:t>5.8</w:t>
      </w:r>
      <w:r w:rsidR="007C6245">
        <w:rPr>
          <w:lang w:val="pt-PT"/>
        </w:rPr>
        <w:t>. Protótipo do i</w:t>
      </w:r>
      <w:r w:rsidR="00802746" w:rsidRPr="00EE177E">
        <w:rPr>
          <w:lang w:val="pt-PT"/>
        </w:rPr>
        <w:t xml:space="preserve">nterface de </w:t>
      </w:r>
      <w:r w:rsidR="007C6245">
        <w:rPr>
          <w:lang w:val="pt-PT"/>
        </w:rPr>
        <w:t>a</w:t>
      </w:r>
      <w:r w:rsidR="004723A4" w:rsidRPr="00EE177E">
        <w:rPr>
          <w:lang w:val="pt-PT"/>
        </w:rPr>
        <w:t>valiação</w:t>
      </w:r>
      <w:bookmarkEnd w:id="210"/>
      <w:r w:rsidR="007C6245">
        <w:rPr>
          <w:lang w:val="pt-PT"/>
        </w:rPr>
        <w:t xml:space="preserve"> de guia</w:t>
      </w:r>
      <w:bookmarkEnd w:id="211"/>
    </w:p>
    <w:p w14:paraId="67F7977E" w14:textId="77777777" w:rsidR="00F0741B" w:rsidRPr="00EE177E" w:rsidRDefault="00F0741B" w:rsidP="007C6245">
      <w:pPr>
        <w:spacing w:after="0"/>
        <w:rPr>
          <w:lang w:val="pt-PT"/>
        </w:rPr>
      </w:pPr>
    </w:p>
    <w:p w14:paraId="207BA1C7" w14:textId="17DE1E4C" w:rsidR="000748FF" w:rsidRDefault="00AC1532" w:rsidP="005E6E5A">
      <w:r>
        <w:rPr>
          <w:noProof/>
          <w:lang w:eastAsia="en-GB"/>
        </w:rPr>
        <w:drawing>
          <wp:inline distT="0" distB="0" distL="0" distR="0" wp14:anchorId="3DA905CE" wp14:editId="219979B0">
            <wp:extent cx="5720715" cy="2063115"/>
            <wp:effectExtent l="0" t="0" r="0" b="0"/>
            <wp:docPr id="24" name="Picture 24" descr="C:\Users\rf\Documents\GitHub\Trails4Health\doc\Eng. Soft 2\Prototipos - Eng. Soft.2\2018-01-15 15_21_28-Avaliar Gu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f\Documents\GitHub\Trails4Health\doc\Eng. Soft 2\Prototipos - Eng. Soft.2\2018-01-15 15_21_28-Avaliar Gui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2063115"/>
                    </a:xfrm>
                    <a:prstGeom prst="rect">
                      <a:avLst/>
                    </a:prstGeom>
                    <a:noFill/>
                    <a:ln>
                      <a:noFill/>
                    </a:ln>
                  </pic:spPr>
                </pic:pic>
              </a:graphicData>
            </a:graphic>
          </wp:inline>
        </w:drawing>
      </w:r>
    </w:p>
    <w:p w14:paraId="41FA2370" w14:textId="3462379C" w:rsidR="00567C01" w:rsidRDefault="007C6245" w:rsidP="007C6245">
      <w:pPr>
        <w:pStyle w:val="Figuras"/>
      </w:pPr>
      <w:bookmarkStart w:id="212" w:name="_Toc503794051"/>
      <w:r>
        <w:t xml:space="preserve">Fig. 26 - </w:t>
      </w:r>
      <w:r>
        <w:rPr>
          <w:lang w:val="pt-PT"/>
        </w:rPr>
        <w:t>Protótipo do i</w:t>
      </w:r>
      <w:r w:rsidRPr="00EE177E">
        <w:rPr>
          <w:lang w:val="pt-PT"/>
        </w:rPr>
        <w:t xml:space="preserve">nterface de </w:t>
      </w:r>
      <w:r>
        <w:rPr>
          <w:lang w:val="pt-PT"/>
        </w:rPr>
        <w:t>a</w:t>
      </w:r>
      <w:r w:rsidRPr="00EE177E">
        <w:rPr>
          <w:lang w:val="pt-PT"/>
        </w:rPr>
        <w:t>valiação</w:t>
      </w:r>
      <w:r>
        <w:rPr>
          <w:lang w:val="pt-PT"/>
        </w:rPr>
        <w:t xml:space="preserve"> de guia</w:t>
      </w:r>
      <w:bookmarkEnd w:id="212"/>
    </w:p>
    <w:p w14:paraId="342E58DA" w14:textId="77777777" w:rsidR="005E6E5A" w:rsidRDefault="005E6E5A" w:rsidP="005E6E5A"/>
    <w:p w14:paraId="711382E0" w14:textId="77777777" w:rsidR="00DB1B72" w:rsidRDefault="00DB1B72" w:rsidP="005E6E5A"/>
    <w:p w14:paraId="1490C9DB" w14:textId="78B979A2" w:rsidR="00DB1B72" w:rsidRDefault="00DB1B72" w:rsidP="005E6E5A"/>
    <w:p w14:paraId="7E7C3D2D" w14:textId="0F33CF93" w:rsidR="00D229F2" w:rsidRDefault="00D229F2" w:rsidP="005E6E5A"/>
    <w:p w14:paraId="51AEE5B6" w14:textId="0C857F40" w:rsidR="00D229F2" w:rsidRDefault="00D229F2" w:rsidP="005E6E5A"/>
    <w:p w14:paraId="786F5EF6" w14:textId="32A31F7B" w:rsidR="00D229F2" w:rsidRDefault="00D229F2" w:rsidP="005E6E5A"/>
    <w:p w14:paraId="36FB781E" w14:textId="5F5480B3" w:rsidR="00D229F2" w:rsidRDefault="00D229F2" w:rsidP="005E6E5A"/>
    <w:p w14:paraId="47DA3C87" w14:textId="67C98CBE" w:rsidR="00D229F2" w:rsidRDefault="00D229F2" w:rsidP="005E6E5A"/>
    <w:p w14:paraId="3A295168" w14:textId="58387E50" w:rsidR="00D229F2" w:rsidRDefault="00D229F2" w:rsidP="005E6E5A"/>
    <w:p w14:paraId="0A52A080" w14:textId="00600011" w:rsidR="00D229F2" w:rsidRDefault="00D229F2" w:rsidP="005E6E5A"/>
    <w:p w14:paraId="7DEF4F29" w14:textId="708BBC51" w:rsidR="00D229F2" w:rsidRDefault="00D229F2" w:rsidP="005E6E5A"/>
    <w:p w14:paraId="3BC4746D" w14:textId="0BDD542E" w:rsidR="00D229F2" w:rsidRDefault="00D229F2" w:rsidP="005E6E5A"/>
    <w:p w14:paraId="44F3143F" w14:textId="629CEDB8" w:rsidR="00D229F2" w:rsidRDefault="00D229F2" w:rsidP="005E6E5A"/>
    <w:p w14:paraId="39588FE0" w14:textId="563A65CB" w:rsidR="00D229F2" w:rsidRDefault="00D229F2" w:rsidP="005E6E5A"/>
    <w:p w14:paraId="195FEE7F" w14:textId="5B26BAE7" w:rsidR="00D229F2" w:rsidRDefault="00D229F2" w:rsidP="005E6E5A"/>
    <w:p w14:paraId="77DD2314" w14:textId="56101821" w:rsidR="00D229F2" w:rsidRDefault="00D229F2" w:rsidP="005E6E5A"/>
    <w:p w14:paraId="427A810E" w14:textId="0EDE676C" w:rsidR="00D229F2" w:rsidRDefault="00D229F2" w:rsidP="005E6E5A"/>
    <w:p w14:paraId="053249F8" w14:textId="48D29A0F" w:rsidR="00D229F2" w:rsidRDefault="00D229F2" w:rsidP="005E6E5A"/>
    <w:p w14:paraId="526CFDBA" w14:textId="77777777" w:rsidR="00D229F2" w:rsidRDefault="00D229F2" w:rsidP="005E6E5A"/>
    <w:p w14:paraId="783B0350" w14:textId="4124A3CC" w:rsidR="00DB1B72" w:rsidRPr="005E6E5A" w:rsidRDefault="00DB1B72" w:rsidP="005E6E5A"/>
    <w:p w14:paraId="0AFB073B" w14:textId="715F3653" w:rsidR="00BA7C58" w:rsidRPr="00EE177E" w:rsidRDefault="00A503C1" w:rsidP="00BA7C58">
      <w:pPr>
        <w:pStyle w:val="Heading1"/>
        <w:rPr>
          <w:lang w:val="pt-PT"/>
        </w:rPr>
      </w:pPr>
      <w:bookmarkStart w:id="213" w:name="_Toc503091413"/>
      <w:bookmarkStart w:id="214" w:name="_Toc503794022"/>
      <w:r>
        <w:rPr>
          <w:lang w:val="pt-PT"/>
        </w:rPr>
        <w:lastRenderedPageBreak/>
        <w:t>6</w:t>
      </w:r>
      <w:r w:rsidR="004F418D" w:rsidRPr="00EE177E">
        <w:rPr>
          <w:lang w:val="pt-PT"/>
        </w:rPr>
        <w:t xml:space="preserve">. </w:t>
      </w:r>
      <w:r w:rsidR="00BA7C58" w:rsidRPr="00EE177E">
        <w:rPr>
          <w:lang w:val="pt-PT"/>
        </w:rPr>
        <w:t>Fases do trabalho e tempos utilizados</w:t>
      </w:r>
      <w:bookmarkEnd w:id="213"/>
      <w:bookmarkEnd w:id="214"/>
    </w:p>
    <w:p w14:paraId="1415C77F" w14:textId="7B4833A8" w:rsidR="00AC1532" w:rsidRPr="00EE177E" w:rsidRDefault="00AC1532" w:rsidP="00BA7C58">
      <w:pPr>
        <w:rPr>
          <w:lang w:val="pt-PT"/>
        </w:rPr>
      </w:pPr>
    </w:p>
    <w:tbl>
      <w:tblPr>
        <w:tblStyle w:val="TabeladeGrade4-nfase11"/>
        <w:tblW w:w="9067" w:type="dxa"/>
        <w:tblLook w:val="04A0" w:firstRow="1" w:lastRow="0" w:firstColumn="1" w:lastColumn="0" w:noHBand="0" w:noVBand="1"/>
      </w:tblPr>
      <w:tblGrid>
        <w:gridCol w:w="3397"/>
        <w:gridCol w:w="903"/>
        <w:gridCol w:w="855"/>
        <w:gridCol w:w="10"/>
        <w:gridCol w:w="983"/>
        <w:gridCol w:w="992"/>
        <w:gridCol w:w="10"/>
        <w:gridCol w:w="943"/>
        <w:gridCol w:w="974"/>
      </w:tblGrid>
      <w:tr w:rsidR="00BA7C58" w:rsidRPr="00EB29D2" w14:paraId="166EEAEC" w14:textId="77777777" w:rsidTr="0048281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1768" w:type="dxa"/>
            <w:gridSpan w:val="3"/>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3"/>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1917"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8370A85" w14:textId="77777777" w:rsidR="00BA7C58" w:rsidRPr="009B3553" w:rsidRDefault="00BA7C58" w:rsidP="0011080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903"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855"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gridSpan w:val="2"/>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53" w:type="dxa"/>
            <w:gridSpan w:val="2"/>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74"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4DE7D91C"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089AF211"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903" w:type="dxa"/>
            <w:noWrap/>
            <w:hideMark/>
          </w:tcPr>
          <w:p w14:paraId="698C441E"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55" w:type="dxa"/>
            <w:noWrap/>
            <w:hideMark/>
          </w:tcPr>
          <w:p w14:paraId="451E34AD" w14:textId="77777777" w:rsidR="00BA7C58" w:rsidRPr="00EB29D2" w:rsidRDefault="00CD749E"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hideMark/>
          </w:tcPr>
          <w:p w14:paraId="32D79B67"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53" w:type="dxa"/>
            <w:gridSpan w:val="2"/>
            <w:noWrap/>
            <w:hideMark/>
          </w:tcPr>
          <w:p w14:paraId="63611F5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74" w:type="dxa"/>
            <w:noWrap/>
            <w:hideMark/>
          </w:tcPr>
          <w:p w14:paraId="1FFD27A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280E90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903" w:type="dxa"/>
            <w:noWrap/>
            <w:hideMark/>
          </w:tcPr>
          <w:p w14:paraId="052E3B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55" w:type="dxa"/>
            <w:noWrap/>
            <w:hideMark/>
          </w:tcPr>
          <w:p w14:paraId="59B26FC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hideMark/>
          </w:tcPr>
          <w:p w14:paraId="2D76C21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B7AFA4C"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hideMark/>
          </w:tcPr>
          <w:p w14:paraId="54D1DBA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74" w:type="dxa"/>
            <w:noWrap/>
            <w:hideMark/>
          </w:tcPr>
          <w:p w14:paraId="11E57203" w14:textId="204C0A7C" w:rsidR="00CD749E" w:rsidRPr="00EB29D2" w:rsidRDefault="00982F52"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CD749E" w:rsidRPr="00EB29D2">
              <w:rPr>
                <w:rFonts w:ascii="Calibri" w:eastAsia="Times New Roman" w:hAnsi="Calibri" w:cs="Times New Roman"/>
                <w:color w:val="000000"/>
                <w:lang w:eastAsia="en-GB"/>
              </w:rPr>
              <w:t>.5 H</w:t>
            </w:r>
          </w:p>
        </w:tc>
      </w:tr>
      <w:tr w:rsidR="00CD749E" w:rsidRPr="00EB29D2" w14:paraId="2B159765"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65701E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903" w:type="dxa"/>
            <w:noWrap/>
            <w:hideMark/>
          </w:tcPr>
          <w:p w14:paraId="1957D4B0"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55" w:type="dxa"/>
            <w:noWrap/>
            <w:hideMark/>
          </w:tcPr>
          <w:p w14:paraId="598714D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hideMark/>
          </w:tcPr>
          <w:p w14:paraId="2E38539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5B78ECFE"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hideMark/>
          </w:tcPr>
          <w:p w14:paraId="7456D9C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74" w:type="dxa"/>
            <w:noWrap/>
            <w:hideMark/>
          </w:tcPr>
          <w:p w14:paraId="42ED77B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65DCC3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903" w:type="dxa"/>
            <w:noWrap/>
            <w:hideMark/>
          </w:tcPr>
          <w:p w14:paraId="0770419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hideMark/>
          </w:tcPr>
          <w:p w14:paraId="7891B93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gridSpan w:val="2"/>
            <w:noWrap/>
            <w:hideMark/>
          </w:tcPr>
          <w:p w14:paraId="097C4283" w14:textId="73E658A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F105E0C" w14:textId="2337FF62"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hideMark/>
          </w:tcPr>
          <w:p w14:paraId="31F4F6FC"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74" w:type="dxa"/>
            <w:noWrap/>
            <w:hideMark/>
          </w:tcPr>
          <w:p w14:paraId="1DB3E88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949C82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903" w:type="dxa"/>
            <w:noWrap/>
            <w:hideMark/>
          </w:tcPr>
          <w:p w14:paraId="29F55E89"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hideMark/>
          </w:tcPr>
          <w:p w14:paraId="453887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gridSpan w:val="2"/>
            <w:noWrap/>
            <w:hideMark/>
          </w:tcPr>
          <w:p w14:paraId="24A8DDFE" w14:textId="3540FD4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D5920E7" w14:textId="18F43F6C"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hideMark/>
          </w:tcPr>
          <w:p w14:paraId="5F5030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74" w:type="dxa"/>
            <w:noWrap/>
            <w:hideMark/>
          </w:tcPr>
          <w:p w14:paraId="2266944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2771AF9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903" w:type="dxa"/>
            <w:noWrap/>
          </w:tcPr>
          <w:p w14:paraId="4F6A60C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3F1007E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gridSpan w:val="2"/>
            <w:noWrap/>
          </w:tcPr>
          <w:p w14:paraId="650C7060" w14:textId="2728BCAD"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294000F2" w14:textId="00773BD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1771173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68953209" w14:textId="0BF556FD" w:rsidR="00CD749E" w:rsidRPr="00EB29D2" w:rsidRDefault="00823375"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CD749E">
              <w:rPr>
                <w:rFonts w:ascii="Calibri" w:eastAsia="Times New Roman" w:hAnsi="Calibri" w:cs="Times New Roman"/>
                <w:color w:val="000000"/>
                <w:lang w:eastAsia="en-GB"/>
              </w:rPr>
              <w:t>5 H</w:t>
            </w:r>
          </w:p>
        </w:tc>
      </w:tr>
      <w:tr w:rsidR="00CD749E" w:rsidRPr="00EB29D2" w14:paraId="286B7277"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1DC556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903" w:type="dxa"/>
            <w:noWrap/>
          </w:tcPr>
          <w:p w14:paraId="369D0F2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425B7FD2"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gridSpan w:val="2"/>
            <w:noWrap/>
          </w:tcPr>
          <w:p w14:paraId="4B4372A8" w14:textId="744A9084"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759268ED" w14:textId="5FB6E57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0CD03A6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74" w:type="dxa"/>
            <w:noWrap/>
          </w:tcPr>
          <w:p w14:paraId="2B5CF68E"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3D1300A5" w14:textId="77777777" w:rsidR="00CD749E" w:rsidRPr="0007335E" w:rsidRDefault="00CD749E" w:rsidP="0011080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903" w:type="dxa"/>
            <w:noWrap/>
          </w:tcPr>
          <w:p w14:paraId="1D0C8360"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0418ADA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gridSpan w:val="2"/>
            <w:noWrap/>
          </w:tcPr>
          <w:p w14:paraId="41CAA6DA" w14:textId="0DED098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166FC21A" w14:textId="1DB70EA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58762F2B"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48FC68A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585399E9"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1D275413"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903"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gridSpan w:val="2"/>
            <w:noWrap/>
          </w:tcPr>
          <w:p w14:paraId="7B6A793C" w14:textId="2E27329E"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3EB9E344" w14:textId="18125439"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007366FF">
              <w:rPr>
                <w:rFonts w:ascii="Calibri" w:eastAsia="Times New Roman" w:hAnsi="Calibri" w:cs="Times New Roman"/>
                <w:color w:val="000000"/>
                <w:lang w:eastAsia="en-GB"/>
              </w:rPr>
              <w:t xml:space="preserve"> H</w:t>
            </w:r>
          </w:p>
        </w:tc>
        <w:tc>
          <w:tcPr>
            <w:tcW w:w="953" w:type="dxa"/>
            <w:gridSpan w:val="2"/>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74"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1A44566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903"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gridSpan w:val="2"/>
            <w:noWrap/>
          </w:tcPr>
          <w:p w14:paraId="496702B5" w14:textId="1421D6B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0FDFC2E2" w14:textId="6048149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74" w:type="dxa"/>
            <w:noWrap/>
          </w:tcPr>
          <w:p w14:paraId="4A9428EA" w14:textId="4452A985" w:rsidR="00CD749E" w:rsidRPr="00EB29D2" w:rsidRDefault="008D45C1"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CD749E">
              <w:rPr>
                <w:rFonts w:ascii="Calibri" w:eastAsia="Times New Roman" w:hAnsi="Calibri" w:cs="Times New Roman"/>
                <w:color w:val="000000"/>
                <w:lang w:eastAsia="en-GB"/>
              </w:rPr>
              <w:t xml:space="preserve"> H</w:t>
            </w:r>
          </w:p>
        </w:tc>
      </w:tr>
      <w:tr w:rsidR="00CD749E" w:rsidRPr="00EB29D2" w14:paraId="5A301CC8"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5E63B511"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903"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gridSpan w:val="2"/>
            <w:noWrap/>
          </w:tcPr>
          <w:p w14:paraId="24339D31" w14:textId="57A830BB" w:rsidR="00CD749E" w:rsidRPr="000D34BF" w:rsidRDefault="00110801"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B2215C6" w14:textId="0A7A7055"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74" w:type="dxa"/>
            <w:noWrap/>
          </w:tcPr>
          <w:p w14:paraId="3E082995" w14:textId="771B24B4" w:rsidR="00CD749E" w:rsidRPr="00EB29D2" w:rsidRDefault="002822F9"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10</w:t>
            </w:r>
            <w:r w:rsidR="00CD749E">
              <w:rPr>
                <w:rFonts w:ascii="Calibri" w:eastAsia="Times New Roman" w:hAnsi="Calibri" w:cs="Times New Roman"/>
                <w:color w:val="000000"/>
                <w:lang w:eastAsia="en-GB"/>
              </w:rPr>
              <w:t xml:space="preserve"> H</w:t>
            </w:r>
          </w:p>
        </w:tc>
      </w:tr>
      <w:tr w:rsidR="00CD749E" w:rsidRPr="00EB29D2" w14:paraId="40EBD031"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02CD14D4"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903"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gridSpan w:val="2"/>
            <w:noWrap/>
          </w:tcPr>
          <w:p w14:paraId="1883DF83" w14:textId="254C105A"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7366FF">
              <w:rPr>
                <w:rFonts w:ascii="Calibri" w:eastAsia="Times New Roman" w:hAnsi="Calibri" w:cs="Times New Roman"/>
                <w:color w:val="000000"/>
                <w:lang w:eastAsia="en-GB"/>
              </w:rPr>
              <w:t xml:space="preserve"> H</w:t>
            </w:r>
          </w:p>
        </w:tc>
        <w:tc>
          <w:tcPr>
            <w:tcW w:w="992" w:type="dxa"/>
            <w:noWrap/>
          </w:tcPr>
          <w:p w14:paraId="162259A4" w14:textId="02CE046E"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74"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63BB7150" w14:textId="77777777" w:rsidR="00BA7C58"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Dicionário de dados</w:t>
            </w:r>
          </w:p>
          <w:p w14:paraId="319EB654" w14:textId="3AC3A4BC"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Descrição das operações de classes</w:t>
            </w:r>
          </w:p>
        </w:tc>
        <w:tc>
          <w:tcPr>
            <w:tcW w:w="903" w:type="dxa"/>
            <w:noWrap/>
          </w:tcPr>
          <w:p w14:paraId="30C575C8" w14:textId="07A07C24" w:rsidR="00BA7C58" w:rsidRPr="000D34BF" w:rsidRDefault="00B90193"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1H</w:t>
            </w:r>
          </w:p>
        </w:tc>
        <w:tc>
          <w:tcPr>
            <w:tcW w:w="855" w:type="dxa"/>
            <w:noWrap/>
          </w:tcPr>
          <w:p w14:paraId="22443527" w14:textId="5DBC0453" w:rsidR="00BA7C58" w:rsidRDefault="00B90193"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8H</w:t>
            </w:r>
          </w:p>
        </w:tc>
        <w:tc>
          <w:tcPr>
            <w:tcW w:w="993" w:type="dxa"/>
            <w:gridSpan w:val="2"/>
            <w:noWrap/>
          </w:tcPr>
          <w:p w14:paraId="2DB7D530" w14:textId="58A8F045" w:rsidR="00BA7C58"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07A58E0" w14:textId="6B2332A8" w:rsidR="00BA7C58"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70B032F5" w14:textId="41CE7920" w:rsidR="00BA7C58" w:rsidRPr="00EB29D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329FD9F1" w14:textId="6C53A8EA" w:rsidR="00BA7C58" w:rsidRPr="00EB29D2" w:rsidRDefault="000F680B"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250BF">
              <w:rPr>
                <w:rFonts w:ascii="Calibri" w:eastAsia="Times New Roman" w:hAnsi="Calibri" w:cs="Times New Roman"/>
                <w:color w:val="000000"/>
                <w:lang w:eastAsia="en-GB"/>
              </w:rPr>
              <w:t xml:space="preserve"> H</w:t>
            </w:r>
          </w:p>
        </w:tc>
      </w:tr>
      <w:tr w:rsidR="00982F52" w:rsidRPr="00EB29D2" w14:paraId="3421E117"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689A13FE" w14:textId="47C18B7A"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componentes</w:t>
            </w:r>
          </w:p>
          <w:p w14:paraId="4AAE30E0" w14:textId="77777777"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pacotes</w:t>
            </w:r>
          </w:p>
          <w:p w14:paraId="49975719" w14:textId="1E4B8BCD"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instalação</w:t>
            </w:r>
          </w:p>
        </w:tc>
        <w:tc>
          <w:tcPr>
            <w:tcW w:w="903" w:type="dxa"/>
            <w:noWrap/>
          </w:tcPr>
          <w:p w14:paraId="4DF53738" w14:textId="10FEDC4E" w:rsidR="00982F52" w:rsidRPr="000D34BF" w:rsidRDefault="00B90193"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855" w:type="dxa"/>
            <w:noWrap/>
          </w:tcPr>
          <w:p w14:paraId="535430B7" w14:textId="608C8D30" w:rsidR="00982F52" w:rsidRDefault="004C7627"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tcPr>
          <w:p w14:paraId="5FDDC05C" w14:textId="77BE1037"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9296821" w14:textId="6E28A3ED"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248CAA9C" w14:textId="0B7DAAB3"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4379D65F" w14:textId="4A152FCF" w:rsidR="00982F52" w:rsidRPr="00EB29D2" w:rsidRDefault="007250BF"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982F52" w:rsidRPr="00EB29D2" w14:paraId="5DCED96A"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017D029E" w14:textId="33529562"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protótipo</w:t>
            </w:r>
          </w:p>
        </w:tc>
        <w:tc>
          <w:tcPr>
            <w:tcW w:w="903" w:type="dxa"/>
            <w:noWrap/>
          </w:tcPr>
          <w:p w14:paraId="33DA0E4A" w14:textId="04585234" w:rsidR="00982F52" w:rsidRPr="000D34BF" w:rsidRDefault="004C7627"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c>
          <w:tcPr>
            <w:tcW w:w="855" w:type="dxa"/>
            <w:noWrap/>
          </w:tcPr>
          <w:p w14:paraId="4F62EAC6" w14:textId="6088CBA6" w:rsidR="00982F52" w:rsidRDefault="004C7627"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tcPr>
          <w:p w14:paraId="20D5949F" w14:textId="338BE7B4"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CB35C19" w14:textId="1D80B641"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47E0F7BC" w14:textId="1067A545"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1C8CBA2C" w14:textId="43FED80C" w:rsidR="00982F52" w:rsidRPr="00EB29D2" w:rsidRDefault="002725EA"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2E18F8" w:rsidRPr="00EB29D2" w14:paraId="311AB92A"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6B6283EB" w14:textId="605DB40D" w:rsidR="002E18F8" w:rsidRDefault="002E18F8"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conclusões</w:t>
            </w:r>
          </w:p>
        </w:tc>
        <w:tc>
          <w:tcPr>
            <w:tcW w:w="903" w:type="dxa"/>
            <w:noWrap/>
          </w:tcPr>
          <w:p w14:paraId="3D6BC8F4" w14:textId="2A5D8093" w:rsidR="002E18F8" w:rsidRPr="000D34BF" w:rsidRDefault="004C7627"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6B0918C5" w14:textId="6448E0E2" w:rsidR="002E18F8" w:rsidRDefault="004C7627"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tcPr>
          <w:p w14:paraId="57083F7E" w14:textId="477CF957"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2789D69" w14:textId="75297F0F"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183BC0C7" w14:textId="3E97BEC2" w:rsidR="002E18F8" w:rsidRDefault="009D7587"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475F610B" w14:textId="6C1A6953" w:rsidR="002E18F8" w:rsidRPr="00EB29D2" w:rsidRDefault="00D229F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r w:rsidR="007250BF">
              <w:rPr>
                <w:rFonts w:ascii="Calibri" w:eastAsia="Times New Roman" w:hAnsi="Calibri" w:cs="Times New Roman"/>
                <w:color w:val="000000"/>
                <w:lang w:eastAsia="en-GB"/>
              </w:rPr>
              <w:t xml:space="preserve"> H</w:t>
            </w:r>
          </w:p>
        </w:tc>
      </w:tr>
    </w:tbl>
    <w:p w14:paraId="67380D2D" w14:textId="0A47146C" w:rsidR="00BA7C58" w:rsidRDefault="00BA7C58" w:rsidP="00BA7C58"/>
    <w:p w14:paraId="63E72163" w14:textId="7F48F76C" w:rsidR="00764E03" w:rsidRDefault="00764E03" w:rsidP="00BA7C58"/>
    <w:p w14:paraId="2D48E56B" w14:textId="40D346F0" w:rsidR="00764E03" w:rsidRDefault="00764E03" w:rsidP="00BA7C58"/>
    <w:p w14:paraId="04554D45" w14:textId="635BD236" w:rsidR="00764E03" w:rsidRDefault="00764E03" w:rsidP="00BA7C58"/>
    <w:p w14:paraId="549C565B" w14:textId="458DDE51" w:rsidR="00764E03" w:rsidRDefault="00764E03" w:rsidP="00BA7C58"/>
    <w:p w14:paraId="6E96A3DD" w14:textId="3CB59E49" w:rsidR="00764E03" w:rsidRDefault="00764E03" w:rsidP="00BA7C58"/>
    <w:p w14:paraId="6C5E5920" w14:textId="38BE54B2" w:rsidR="00BA7C58" w:rsidRDefault="00AC1532" w:rsidP="00764E03">
      <w:pPr>
        <w:pStyle w:val="Heading2"/>
      </w:pPr>
      <w:bookmarkStart w:id="215" w:name="_Toc503794023"/>
      <w:r>
        <w:lastRenderedPageBreak/>
        <w:t xml:space="preserve">6.1. </w:t>
      </w:r>
      <w:r w:rsidR="00764E03">
        <w:t xml:space="preserve">Gráficos dos </w:t>
      </w:r>
      <w:r w:rsidR="00764E03" w:rsidRPr="00764E03">
        <w:rPr>
          <w:i/>
        </w:rPr>
        <w:t>commits</w:t>
      </w:r>
      <w:r w:rsidR="00764E03">
        <w:t xml:space="preserve"> efectuados para o GitHub</w:t>
      </w:r>
      <w:bookmarkEnd w:id="215"/>
    </w:p>
    <w:p w14:paraId="3AED0651" w14:textId="3E020040" w:rsidR="00A503C1" w:rsidRDefault="00A503C1" w:rsidP="00036553"/>
    <w:p w14:paraId="6DD0621A" w14:textId="2FA0DB61" w:rsidR="00A503C1" w:rsidRDefault="00764E03" w:rsidP="00036553">
      <w:r>
        <w:rPr>
          <w:noProof/>
          <w:lang w:eastAsia="en-GB"/>
        </w:rPr>
        <w:drawing>
          <wp:inline distT="0" distB="0" distL="0" distR="0" wp14:anchorId="119E3B22" wp14:editId="66ADABB3">
            <wp:extent cx="5727700" cy="5464175"/>
            <wp:effectExtent l="0" t="0" r="6350" b="3175"/>
            <wp:docPr id="25" name="Picture 25" descr="C:\Users\rf\Documents\GitHub\Trails4Health\doc\Eng. Soft 2\Prototipos - Eng. Soft.2\2018-01-15 15_28_22-Contributors to GitNuno_Trails4Hea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Documents\GitHub\Trails4Health\doc\Eng. Soft 2\Prototipos - Eng. Soft.2\2018-01-15 15_28_22-Contributors to GitNuno_Trails4Healt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5464175"/>
                    </a:xfrm>
                    <a:prstGeom prst="rect">
                      <a:avLst/>
                    </a:prstGeom>
                    <a:noFill/>
                    <a:ln>
                      <a:noFill/>
                    </a:ln>
                  </pic:spPr>
                </pic:pic>
              </a:graphicData>
            </a:graphic>
          </wp:inline>
        </w:drawing>
      </w:r>
    </w:p>
    <w:p w14:paraId="2A485554" w14:textId="473DAAA2" w:rsidR="00A503C1" w:rsidRDefault="00764E03" w:rsidP="00764E03">
      <w:pPr>
        <w:pStyle w:val="Figuras"/>
      </w:pPr>
      <w:bookmarkStart w:id="216" w:name="_Toc503794052"/>
      <w:r>
        <w:t xml:space="preserve">Fig. 27 - Gráficos dos </w:t>
      </w:r>
      <w:r w:rsidRPr="00764E03">
        <w:rPr>
          <w:i/>
        </w:rPr>
        <w:t>commits</w:t>
      </w:r>
      <w:r>
        <w:t xml:space="preserve"> efectuados para o GitHub</w:t>
      </w:r>
      <w:bookmarkEnd w:id="216"/>
    </w:p>
    <w:p w14:paraId="2D88878A" w14:textId="22144927" w:rsidR="00A503C1" w:rsidRDefault="00A503C1" w:rsidP="00036553"/>
    <w:p w14:paraId="7F47314F" w14:textId="57205837" w:rsidR="00764E03" w:rsidRDefault="00764E03" w:rsidP="00764E03">
      <w:pPr>
        <w:jc w:val="both"/>
      </w:pPr>
      <w:r>
        <w:t xml:space="preserve">Este </w:t>
      </w:r>
      <w:r w:rsidRPr="00764E03">
        <w:rPr>
          <w:i/>
        </w:rPr>
        <w:t>screenshot</w:t>
      </w:r>
      <w:r>
        <w:t xml:space="preserve"> foi feito no dia 15/01/2018 cerca das 15H00. Como pode observar-se nos gráficos dos </w:t>
      </w:r>
      <w:r w:rsidRPr="00764E03">
        <w:rPr>
          <w:i/>
        </w:rPr>
        <w:t>commits</w:t>
      </w:r>
      <w:r>
        <w:t xml:space="preserve"> individuais, as estatísticas para a semana de 07/01 a 14/01 ainda não foram geradas, pelo que o gráfico que simboliza os </w:t>
      </w:r>
      <w:r w:rsidRPr="00764E03">
        <w:rPr>
          <w:i/>
        </w:rPr>
        <w:t>commits</w:t>
      </w:r>
      <w:r>
        <w:t xml:space="preserve"> totais para o </w:t>
      </w:r>
      <w:r w:rsidRPr="00764E03">
        <w:rPr>
          <w:i/>
        </w:rPr>
        <w:t>branch master</w:t>
      </w:r>
      <w:r w:rsidRPr="00764E03">
        <w:t>,</w:t>
      </w:r>
      <w:r>
        <w:t xml:space="preserve"> não </w:t>
      </w:r>
      <w:r w:rsidR="00EE31EA">
        <w:t>é representativo</w:t>
      </w:r>
      <w:r>
        <w:t xml:space="preserve"> da quantidade de trabalho que efectuámos durante a semana referida.</w:t>
      </w:r>
    </w:p>
    <w:p w14:paraId="6002DE3A" w14:textId="29E7C61E" w:rsidR="00A503C1" w:rsidRDefault="00A503C1" w:rsidP="00036553"/>
    <w:p w14:paraId="3BA8465D" w14:textId="1C69A200" w:rsidR="00764E03" w:rsidRDefault="00764E03" w:rsidP="00036553"/>
    <w:p w14:paraId="1B789EDD" w14:textId="02B7AD36" w:rsidR="00764E03" w:rsidRDefault="00764E03" w:rsidP="00036553"/>
    <w:p w14:paraId="5B7C9661" w14:textId="77777777" w:rsidR="00764E03" w:rsidRDefault="00764E03" w:rsidP="00036553"/>
    <w:p w14:paraId="7E9BA44F" w14:textId="6F8AAFA6" w:rsidR="00A503C1" w:rsidRDefault="00A503C1" w:rsidP="00A503C1">
      <w:pPr>
        <w:pStyle w:val="Heading1"/>
      </w:pPr>
      <w:bookmarkStart w:id="217" w:name="_Toc503794024"/>
      <w:r>
        <w:lastRenderedPageBreak/>
        <w:t>7. Conclusões</w:t>
      </w:r>
      <w:bookmarkEnd w:id="217"/>
    </w:p>
    <w:p w14:paraId="36817036" w14:textId="1BF64FAC" w:rsidR="00A503C1" w:rsidRDefault="00A503C1" w:rsidP="00A503C1"/>
    <w:p w14:paraId="535B4649" w14:textId="0C002DFA" w:rsidR="00A503C1" w:rsidRDefault="00A503C1" w:rsidP="00A503C1"/>
    <w:p w14:paraId="7DF09786" w14:textId="5C3CF062" w:rsidR="00A503C1" w:rsidRDefault="00A503C1" w:rsidP="00A503C1"/>
    <w:p w14:paraId="28DED577" w14:textId="69D5E3EA" w:rsidR="00A503C1" w:rsidRDefault="00A503C1" w:rsidP="00A503C1"/>
    <w:p w14:paraId="4D9574E1" w14:textId="7E11950A" w:rsidR="00A503C1" w:rsidRDefault="00A503C1" w:rsidP="00A503C1"/>
    <w:p w14:paraId="038FA975" w14:textId="755C46B0" w:rsidR="00A503C1" w:rsidRDefault="00A503C1" w:rsidP="00A503C1"/>
    <w:p w14:paraId="7010C213" w14:textId="1AA234F5" w:rsidR="00A503C1" w:rsidRDefault="00A503C1" w:rsidP="00A503C1"/>
    <w:p w14:paraId="5BD65D9D" w14:textId="2F9B050A" w:rsidR="00A503C1" w:rsidRDefault="00A503C1" w:rsidP="00A503C1"/>
    <w:p w14:paraId="691D1ACF" w14:textId="5270239B" w:rsidR="00A503C1" w:rsidRDefault="00A503C1" w:rsidP="00A503C1"/>
    <w:p w14:paraId="3312CE25" w14:textId="41424DC3" w:rsidR="00A503C1" w:rsidRDefault="00A503C1" w:rsidP="00A503C1"/>
    <w:p w14:paraId="27AE0BFB" w14:textId="2056F244" w:rsidR="00A503C1" w:rsidRDefault="00A503C1" w:rsidP="00A503C1"/>
    <w:p w14:paraId="4298D440" w14:textId="346BD79E" w:rsidR="00A503C1" w:rsidRDefault="00A503C1" w:rsidP="00A503C1"/>
    <w:p w14:paraId="283B889D" w14:textId="626AE972" w:rsidR="00A503C1" w:rsidRDefault="00A503C1" w:rsidP="00A503C1"/>
    <w:p w14:paraId="3A8A954E" w14:textId="2A744BC9" w:rsidR="00A503C1" w:rsidRDefault="00A503C1" w:rsidP="00A503C1"/>
    <w:p w14:paraId="4A8C25CD" w14:textId="160AB208" w:rsidR="00A503C1" w:rsidRDefault="00A503C1" w:rsidP="00A503C1"/>
    <w:p w14:paraId="335CAD61" w14:textId="3CEBDBFC" w:rsidR="00A503C1" w:rsidRDefault="00A503C1" w:rsidP="00A503C1"/>
    <w:p w14:paraId="3F633082" w14:textId="7CC8ACAF" w:rsidR="00A503C1" w:rsidRDefault="00A503C1" w:rsidP="00A503C1"/>
    <w:p w14:paraId="3995A5D1" w14:textId="31305915" w:rsidR="00A503C1" w:rsidRDefault="00A503C1" w:rsidP="00A503C1"/>
    <w:p w14:paraId="26D635F9" w14:textId="0AEF1F6D" w:rsidR="00A503C1" w:rsidRDefault="00A503C1" w:rsidP="00A503C1"/>
    <w:p w14:paraId="12953C7E" w14:textId="402E65CC" w:rsidR="00A503C1" w:rsidRDefault="00A503C1" w:rsidP="00A503C1"/>
    <w:p w14:paraId="4F042976" w14:textId="7EF0F634" w:rsidR="00A503C1" w:rsidRDefault="00A503C1" w:rsidP="00A503C1"/>
    <w:p w14:paraId="7D2234B4" w14:textId="527F0C26" w:rsidR="00A503C1" w:rsidRDefault="00A503C1" w:rsidP="00A503C1"/>
    <w:p w14:paraId="6F01F3C8" w14:textId="3D796AAC" w:rsidR="00A503C1" w:rsidRDefault="00A503C1" w:rsidP="00A503C1"/>
    <w:p w14:paraId="75FE192E" w14:textId="4AFF867C" w:rsidR="00A503C1" w:rsidRDefault="00A503C1" w:rsidP="00A503C1"/>
    <w:p w14:paraId="47D71671" w14:textId="5C4B0F01" w:rsidR="00A503C1" w:rsidRDefault="00A503C1" w:rsidP="00A503C1"/>
    <w:p w14:paraId="468B91FF" w14:textId="367D2B7D" w:rsidR="00A503C1" w:rsidRDefault="00A503C1" w:rsidP="00A503C1"/>
    <w:p w14:paraId="7AFA196C" w14:textId="4A1CCEAE" w:rsidR="00A503C1" w:rsidRDefault="00A503C1" w:rsidP="00A503C1"/>
    <w:p w14:paraId="4E31D0C3" w14:textId="77777777" w:rsidR="00A503C1" w:rsidRDefault="00A503C1" w:rsidP="00A503C1"/>
    <w:p w14:paraId="08E28B7D" w14:textId="77AD6EE0" w:rsidR="00A503C1" w:rsidRDefault="00A503C1" w:rsidP="00A503C1"/>
    <w:p w14:paraId="53838DCC" w14:textId="3ACABDEF" w:rsidR="00A503C1" w:rsidRDefault="00A503C1" w:rsidP="00A503C1">
      <w:pPr>
        <w:pStyle w:val="Heading1"/>
      </w:pPr>
      <w:bookmarkStart w:id="218" w:name="_Toc503794025"/>
      <w:r>
        <w:lastRenderedPageBreak/>
        <w:t>8. Bibliografia</w:t>
      </w:r>
      <w:bookmarkEnd w:id="218"/>
    </w:p>
    <w:p w14:paraId="0EE54F2C" w14:textId="3D2B62DB" w:rsidR="00A503C1" w:rsidRDefault="00A503C1" w:rsidP="00A503C1"/>
    <w:p w14:paraId="447C46AC" w14:textId="17C44708" w:rsidR="00A503C1" w:rsidRPr="00EA6558" w:rsidRDefault="00A503C1" w:rsidP="00A503C1">
      <w:pPr>
        <w:rPr>
          <w:lang w:val="pt-PT"/>
        </w:rPr>
      </w:pPr>
      <w:r w:rsidRPr="00EA6558">
        <w:rPr>
          <w:lang w:val="pt-PT"/>
        </w:rPr>
        <w:t>[1] Apontamentos de Engenharia de Software II, Maria Clara Silveira, Instituto Politécnico da Guarda, 2017</w:t>
      </w:r>
      <w:r w:rsidR="00141675" w:rsidRPr="00EA6558">
        <w:rPr>
          <w:lang w:val="pt-PT"/>
        </w:rPr>
        <w:t>.</w:t>
      </w:r>
    </w:p>
    <w:p w14:paraId="6B179E72" w14:textId="7B4013C5" w:rsidR="00141675" w:rsidRPr="00EA6558" w:rsidRDefault="00141675" w:rsidP="00A503C1">
      <w:pPr>
        <w:rPr>
          <w:lang w:val="pt-PT"/>
        </w:rPr>
      </w:pPr>
      <w:r w:rsidRPr="00EA6558">
        <w:rPr>
          <w:lang w:val="pt-PT"/>
        </w:rPr>
        <w:t>[2] Apontamentos de Programação para a Internet, Noel Lopes, Instituto Politécnico da Guarda, 2017.</w:t>
      </w:r>
    </w:p>
    <w:sectPr w:rsidR="00141675" w:rsidRPr="00EA6558" w:rsidSect="00424066">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39640C" w14:textId="77777777" w:rsidR="00FD29A3" w:rsidRDefault="00FD29A3" w:rsidP="0064037B">
      <w:pPr>
        <w:spacing w:after="0" w:line="240" w:lineRule="auto"/>
      </w:pPr>
      <w:r>
        <w:separator/>
      </w:r>
    </w:p>
  </w:endnote>
  <w:endnote w:type="continuationSeparator" w:id="0">
    <w:p w14:paraId="27A5BD65" w14:textId="77777777" w:rsidR="00FD29A3" w:rsidRDefault="00FD29A3"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14:paraId="045582B3" w14:textId="53D9C2E4" w:rsidR="00764E03" w:rsidRDefault="00764E03">
        <w:pPr>
          <w:pStyle w:val="Footer"/>
          <w:jc w:val="right"/>
        </w:pPr>
        <w:r>
          <w:fldChar w:fldCharType="begin"/>
        </w:r>
        <w:r>
          <w:instrText xml:space="preserve"> PAGE   \* MERGEFORMAT </w:instrText>
        </w:r>
        <w:r>
          <w:fldChar w:fldCharType="separate"/>
        </w:r>
        <w:r w:rsidR="00462A6F">
          <w:rPr>
            <w:noProof/>
          </w:rPr>
          <w:t>39</w:t>
        </w:r>
        <w:r>
          <w:rPr>
            <w:noProof/>
          </w:rPr>
          <w:fldChar w:fldCharType="end"/>
        </w:r>
      </w:p>
    </w:sdtContent>
  </w:sdt>
  <w:p w14:paraId="5F83BD81" w14:textId="77777777" w:rsidR="00764E03" w:rsidRDefault="00764E0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CE5518" w14:textId="77777777" w:rsidR="00FD29A3" w:rsidRDefault="00FD29A3" w:rsidP="0064037B">
      <w:pPr>
        <w:spacing w:after="0" w:line="240" w:lineRule="auto"/>
      </w:pPr>
      <w:r>
        <w:separator/>
      </w:r>
    </w:p>
  </w:footnote>
  <w:footnote w:type="continuationSeparator" w:id="0">
    <w:p w14:paraId="7528F064" w14:textId="77777777" w:rsidR="00FD29A3" w:rsidRDefault="00FD29A3"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2F0CF2"/>
    <w:multiLevelType w:val="hybridMultilevel"/>
    <w:tmpl w:val="A55EAA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46C71"/>
    <w:multiLevelType w:val="hybridMultilevel"/>
    <w:tmpl w:val="CF50D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163D8"/>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3867DE"/>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 w15:restartNumberingAfterBreak="0">
    <w:nsid w:val="278606B3"/>
    <w:multiLevelType w:val="hybridMultilevel"/>
    <w:tmpl w:val="762858D0"/>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4A6E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3D4826"/>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480113F6"/>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BA3BCE"/>
    <w:multiLevelType w:val="hybridMultilevel"/>
    <w:tmpl w:val="2B20C5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A37F56"/>
    <w:multiLevelType w:val="hybridMultilevel"/>
    <w:tmpl w:val="B992B54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68DE56BA"/>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003FDB"/>
    <w:multiLevelType w:val="hybridMultilevel"/>
    <w:tmpl w:val="D0E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23"/>
  </w:num>
  <w:num w:numId="2">
    <w:abstractNumId w:val="6"/>
  </w:num>
  <w:num w:numId="3">
    <w:abstractNumId w:val="26"/>
  </w:num>
  <w:num w:numId="4">
    <w:abstractNumId w:val="29"/>
  </w:num>
  <w:num w:numId="5">
    <w:abstractNumId w:val="21"/>
  </w:num>
  <w:num w:numId="6">
    <w:abstractNumId w:val="8"/>
  </w:num>
  <w:num w:numId="7">
    <w:abstractNumId w:val="11"/>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7"/>
  </w:num>
  <w:num w:numId="12">
    <w:abstractNumId w:val="24"/>
  </w:num>
  <w:num w:numId="13">
    <w:abstractNumId w:val="27"/>
  </w:num>
  <w:num w:numId="14">
    <w:abstractNumId w:val="5"/>
  </w:num>
  <w:num w:numId="15">
    <w:abstractNumId w:val="22"/>
  </w:num>
  <w:num w:numId="16">
    <w:abstractNumId w:val="16"/>
  </w:num>
  <w:num w:numId="17">
    <w:abstractNumId w:val="19"/>
  </w:num>
  <w:num w:numId="18">
    <w:abstractNumId w:val="14"/>
  </w:num>
  <w:num w:numId="19">
    <w:abstractNumId w:val="30"/>
  </w:num>
  <w:num w:numId="20">
    <w:abstractNumId w:val="3"/>
  </w:num>
  <w:num w:numId="21">
    <w:abstractNumId w:val="10"/>
  </w:num>
  <w:num w:numId="22">
    <w:abstractNumId w:val="1"/>
  </w:num>
  <w:num w:numId="23">
    <w:abstractNumId w:val="20"/>
  </w:num>
  <w:num w:numId="24">
    <w:abstractNumId w:val="28"/>
  </w:num>
  <w:num w:numId="25">
    <w:abstractNumId w:val="12"/>
  </w:num>
  <w:num w:numId="26">
    <w:abstractNumId w:val="13"/>
  </w:num>
  <w:num w:numId="27">
    <w:abstractNumId w:val="15"/>
  </w:num>
  <w:num w:numId="28">
    <w:abstractNumId w:val="7"/>
  </w:num>
  <w:num w:numId="29">
    <w:abstractNumId w:val="25"/>
  </w:num>
  <w:num w:numId="30">
    <w:abstractNumId w:val="18"/>
  </w:num>
  <w:num w:numId="31">
    <w:abstractNumId w:val="2"/>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37128"/>
    <w:rsid w:val="000419D8"/>
    <w:rsid w:val="00041EC8"/>
    <w:rsid w:val="00043478"/>
    <w:rsid w:val="00043DFB"/>
    <w:rsid w:val="00045FDA"/>
    <w:rsid w:val="00056514"/>
    <w:rsid w:val="00056ABB"/>
    <w:rsid w:val="0006613A"/>
    <w:rsid w:val="00072BC3"/>
    <w:rsid w:val="0007432D"/>
    <w:rsid w:val="000748FF"/>
    <w:rsid w:val="00075439"/>
    <w:rsid w:val="000815FA"/>
    <w:rsid w:val="00084F56"/>
    <w:rsid w:val="00090253"/>
    <w:rsid w:val="0009068D"/>
    <w:rsid w:val="00090C0A"/>
    <w:rsid w:val="00096C44"/>
    <w:rsid w:val="000970AB"/>
    <w:rsid w:val="000A0285"/>
    <w:rsid w:val="000A1B6F"/>
    <w:rsid w:val="000A55D5"/>
    <w:rsid w:val="000A6361"/>
    <w:rsid w:val="000B48A3"/>
    <w:rsid w:val="000B7437"/>
    <w:rsid w:val="000C1861"/>
    <w:rsid w:val="000C2BBF"/>
    <w:rsid w:val="000C45AD"/>
    <w:rsid w:val="000D1051"/>
    <w:rsid w:val="000D1716"/>
    <w:rsid w:val="000E3CFD"/>
    <w:rsid w:val="000F5157"/>
    <w:rsid w:val="000F680B"/>
    <w:rsid w:val="000F79DD"/>
    <w:rsid w:val="00101177"/>
    <w:rsid w:val="001053E0"/>
    <w:rsid w:val="001078F9"/>
    <w:rsid w:val="00110801"/>
    <w:rsid w:val="00114130"/>
    <w:rsid w:val="0012132A"/>
    <w:rsid w:val="0012145F"/>
    <w:rsid w:val="001215FD"/>
    <w:rsid w:val="0012270D"/>
    <w:rsid w:val="001270D6"/>
    <w:rsid w:val="00130557"/>
    <w:rsid w:val="00132355"/>
    <w:rsid w:val="0013274D"/>
    <w:rsid w:val="00140B58"/>
    <w:rsid w:val="00141675"/>
    <w:rsid w:val="00152D72"/>
    <w:rsid w:val="00160F69"/>
    <w:rsid w:val="00162737"/>
    <w:rsid w:val="00165ECE"/>
    <w:rsid w:val="00166F02"/>
    <w:rsid w:val="00171ABE"/>
    <w:rsid w:val="00171ACB"/>
    <w:rsid w:val="0017390C"/>
    <w:rsid w:val="001739A2"/>
    <w:rsid w:val="0018484A"/>
    <w:rsid w:val="001858D8"/>
    <w:rsid w:val="00186E66"/>
    <w:rsid w:val="001934DA"/>
    <w:rsid w:val="00196F3B"/>
    <w:rsid w:val="001A003A"/>
    <w:rsid w:val="001A121B"/>
    <w:rsid w:val="001A5779"/>
    <w:rsid w:val="001B0474"/>
    <w:rsid w:val="001B09C7"/>
    <w:rsid w:val="001B43D8"/>
    <w:rsid w:val="001B6C96"/>
    <w:rsid w:val="001C2C99"/>
    <w:rsid w:val="001C4C9D"/>
    <w:rsid w:val="001C7424"/>
    <w:rsid w:val="001D7732"/>
    <w:rsid w:val="001E06FF"/>
    <w:rsid w:val="001F4758"/>
    <w:rsid w:val="00201E7E"/>
    <w:rsid w:val="002024DD"/>
    <w:rsid w:val="002077E2"/>
    <w:rsid w:val="00207A8B"/>
    <w:rsid w:val="002102E0"/>
    <w:rsid w:val="002109BC"/>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0E0E"/>
    <w:rsid w:val="002718A9"/>
    <w:rsid w:val="002725EA"/>
    <w:rsid w:val="002730F4"/>
    <w:rsid w:val="0028201F"/>
    <w:rsid w:val="002822F9"/>
    <w:rsid w:val="002848A8"/>
    <w:rsid w:val="002858CD"/>
    <w:rsid w:val="00285A2B"/>
    <w:rsid w:val="0029395F"/>
    <w:rsid w:val="00295C94"/>
    <w:rsid w:val="00296530"/>
    <w:rsid w:val="002A3C8B"/>
    <w:rsid w:val="002B11F5"/>
    <w:rsid w:val="002B5170"/>
    <w:rsid w:val="002B6061"/>
    <w:rsid w:val="002C281F"/>
    <w:rsid w:val="002C35F9"/>
    <w:rsid w:val="002C77A8"/>
    <w:rsid w:val="002D173C"/>
    <w:rsid w:val="002D4C2F"/>
    <w:rsid w:val="002D561A"/>
    <w:rsid w:val="002E18F8"/>
    <w:rsid w:val="002E2058"/>
    <w:rsid w:val="002E30BF"/>
    <w:rsid w:val="002E545D"/>
    <w:rsid w:val="002F78A1"/>
    <w:rsid w:val="00300EAC"/>
    <w:rsid w:val="00304E8B"/>
    <w:rsid w:val="0030524F"/>
    <w:rsid w:val="0031237A"/>
    <w:rsid w:val="00312871"/>
    <w:rsid w:val="0032618A"/>
    <w:rsid w:val="00326688"/>
    <w:rsid w:val="00340F07"/>
    <w:rsid w:val="00346156"/>
    <w:rsid w:val="00346694"/>
    <w:rsid w:val="00353AEA"/>
    <w:rsid w:val="003541BE"/>
    <w:rsid w:val="0035503B"/>
    <w:rsid w:val="00360B91"/>
    <w:rsid w:val="003663DB"/>
    <w:rsid w:val="00366A31"/>
    <w:rsid w:val="003710CD"/>
    <w:rsid w:val="003722BA"/>
    <w:rsid w:val="00373EFA"/>
    <w:rsid w:val="00374217"/>
    <w:rsid w:val="0037556F"/>
    <w:rsid w:val="003768E4"/>
    <w:rsid w:val="003810AB"/>
    <w:rsid w:val="00382734"/>
    <w:rsid w:val="003A0400"/>
    <w:rsid w:val="003A04AD"/>
    <w:rsid w:val="003A2E45"/>
    <w:rsid w:val="003A595C"/>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07F86"/>
    <w:rsid w:val="004109E5"/>
    <w:rsid w:val="00410ECB"/>
    <w:rsid w:val="00410F2C"/>
    <w:rsid w:val="00416E44"/>
    <w:rsid w:val="00417F8E"/>
    <w:rsid w:val="004205D7"/>
    <w:rsid w:val="004237FD"/>
    <w:rsid w:val="0042386A"/>
    <w:rsid w:val="00424066"/>
    <w:rsid w:val="00424509"/>
    <w:rsid w:val="0042677B"/>
    <w:rsid w:val="00427D9F"/>
    <w:rsid w:val="00430BE4"/>
    <w:rsid w:val="004315D4"/>
    <w:rsid w:val="0043336F"/>
    <w:rsid w:val="00436AA0"/>
    <w:rsid w:val="004373EF"/>
    <w:rsid w:val="00440F2B"/>
    <w:rsid w:val="004456FD"/>
    <w:rsid w:val="00453F63"/>
    <w:rsid w:val="00455F48"/>
    <w:rsid w:val="00462A6F"/>
    <w:rsid w:val="0046409F"/>
    <w:rsid w:val="00467940"/>
    <w:rsid w:val="004723A4"/>
    <w:rsid w:val="0048106A"/>
    <w:rsid w:val="00482815"/>
    <w:rsid w:val="00482E15"/>
    <w:rsid w:val="004830EA"/>
    <w:rsid w:val="00483A1A"/>
    <w:rsid w:val="0048553B"/>
    <w:rsid w:val="00487532"/>
    <w:rsid w:val="00492FF4"/>
    <w:rsid w:val="004941BB"/>
    <w:rsid w:val="00494912"/>
    <w:rsid w:val="0049653C"/>
    <w:rsid w:val="004A3976"/>
    <w:rsid w:val="004A7901"/>
    <w:rsid w:val="004B17B7"/>
    <w:rsid w:val="004B1C15"/>
    <w:rsid w:val="004B2F9F"/>
    <w:rsid w:val="004B378B"/>
    <w:rsid w:val="004B54B6"/>
    <w:rsid w:val="004B6C89"/>
    <w:rsid w:val="004C2575"/>
    <w:rsid w:val="004C57F1"/>
    <w:rsid w:val="004C7627"/>
    <w:rsid w:val="004C7E5D"/>
    <w:rsid w:val="004D05E1"/>
    <w:rsid w:val="004D16C3"/>
    <w:rsid w:val="004D5BEF"/>
    <w:rsid w:val="004D6181"/>
    <w:rsid w:val="004D75F9"/>
    <w:rsid w:val="004E19DE"/>
    <w:rsid w:val="004F2357"/>
    <w:rsid w:val="004F253E"/>
    <w:rsid w:val="004F2D38"/>
    <w:rsid w:val="004F418D"/>
    <w:rsid w:val="004F761E"/>
    <w:rsid w:val="005055E6"/>
    <w:rsid w:val="005070BE"/>
    <w:rsid w:val="005108E8"/>
    <w:rsid w:val="00511195"/>
    <w:rsid w:val="00511896"/>
    <w:rsid w:val="00513AFC"/>
    <w:rsid w:val="00521CCC"/>
    <w:rsid w:val="00525D04"/>
    <w:rsid w:val="00526EE5"/>
    <w:rsid w:val="00527127"/>
    <w:rsid w:val="00534CB0"/>
    <w:rsid w:val="00536ACC"/>
    <w:rsid w:val="00537CB3"/>
    <w:rsid w:val="00540EBB"/>
    <w:rsid w:val="005414BF"/>
    <w:rsid w:val="00544A08"/>
    <w:rsid w:val="0055017E"/>
    <w:rsid w:val="00552F3B"/>
    <w:rsid w:val="00561443"/>
    <w:rsid w:val="00562B67"/>
    <w:rsid w:val="00567C01"/>
    <w:rsid w:val="00571FB3"/>
    <w:rsid w:val="00572518"/>
    <w:rsid w:val="00572749"/>
    <w:rsid w:val="00573FD7"/>
    <w:rsid w:val="00575BCD"/>
    <w:rsid w:val="005826CA"/>
    <w:rsid w:val="00582BC5"/>
    <w:rsid w:val="005845B1"/>
    <w:rsid w:val="00584EC5"/>
    <w:rsid w:val="0058714A"/>
    <w:rsid w:val="005913FA"/>
    <w:rsid w:val="005920FC"/>
    <w:rsid w:val="00593EB0"/>
    <w:rsid w:val="00595023"/>
    <w:rsid w:val="00596BCA"/>
    <w:rsid w:val="005A1012"/>
    <w:rsid w:val="005A68EB"/>
    <w:rsid w:val="005A6F26"/>
    <w:rsid w:val="005A7337"/>
    <w:rsid w:val="005B1E98"/>
    <w:rsid w:val="005B3634"/>
    <w:rsid w:val="005B39A3"/>
    <w:rsid w:val="005B3CAD"/>
    <w:rsid w:val="005B609E"/>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0487"/>
    <w:rsid w:val="006022B8"/>
    <w:rsid w:val="00602643"/>
    <w:rsid w:val="00602E94"/>
    <w:rsid w:val="006077E0"/>
    <w:rsid w:val="00611C08"/>
    <w:rsid w:val="00615A8A"/>
    <w:rsid w:val="00622576"/>
    <w:rsid w:val="0062307B"/>
    <w:rsid w:val="006238D6"/>
    <w:rsid w:val="006240C5"/>
    <w:rsid w:val="0062412E"/>
    <w:rsid w:val="006278B4"/>
    <w:rsid w:val="006338A1"/>
    <w:rsid w:val="00634A90"/>
    <w:rsid w:val="00636CBC"/>
    <w:rsid w:val="0064037B"/>
    <w:rsid w:val="006454EC"/>
    <w:rsid w:val="006520C2"/>
    <w:rsid w:val="006559E4"/>
    <w:rsid w:val="00657A62"/>
    <w:rsid w:val="00661810"/>
    <w:rsid w:val="00661C60"/>
    <w:rsid w:val="00665738"/>
    <w:rsid w:val="006806C9"/>
    <w:rsid w:val="006857F5"/>
    <w:rsid w:val="006876B0"/>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05C5"/>
    <w:rsid w:val="0070143F"/>
    <w:rsid w:val="00703757"/>
    <w:rsid w:val="00705012"/>
    <w:rsid w:val="00707A08"/>
    <w:rsid w:val="007100E0"/>
    <w:rsid w:val="00717242"/>
    <w:rsid w:val="007202AC"/>
    <w:rsid w:val="007245AE"/>
    <w:rsid w:val="007250BF"/>
    <w:rsid w:val="007307F4"/>
    <w:rsid w:val="007316B8"/>
    <w:rsid w:val="007366FF"/>
    <w:rsid w:val="0073764F"/>
    <w:rsid w:val="0074453D"/>
    <w:rsid w:val="00744569"/>
    <w:rsid w:val="00745FC9"/>
    <w:rsid w:val="00746C9E"/>
    <w:rsid w:val="0075252F"/>
    <w:rsid w:val="007529CF"/>
    <w:rsid w:val="00756133"/>
    <w:rsid w:val="0075767F"/>
    <w:rsid w:val="0076023A"/>
    <w:rsid w:val="00761095"/>
    <w:rsid w:val="0076272A"/>
    <w:rsid w:val="00762756"/>
    <w:rsid w:val="00763823"/>
    <w:rsid w:val="00764E03"/>
    <w:rsid w:val="00764FC7"/>
    <w:rsid w:val="007665FD"/>
    <w:rsid w:val="00767252"/>
    <w:rsid w:val="0076754D"/>
    <w:rsid w:val="00775833"/>
    <w:rsid w:val="007773D0"/>
    <w:rsid w:val="0077762D"/>
    <w:rsid w:val="007803FD"/>
    <w:rsid w:val="007813F4"/>
    <w:rsid w:val="007819AE"/>
    <w:rsid w:val="00781A12"/>
    <w:rsid w:val="00783489"/>
    <w:rsid w:val="0078459C"/>
    <w:rsid w:val="0079303A"/>
    <w:rsid w:val="007A3990"/>
    <w:rsid w:val="007A663E"/>
    <w:rsid w:val="007A6671"/>
    <w:rsid w:val="007A74A0"/>
    <w:rsid w:val="007B1072"/>
    <w:rsid w:val="007B258E"/>
    <w:rsid w:val="007B2D80"/>
    <w:rsid w:val="007B336D"/>
    <w:rsid w:val="007C6245"/>
    <w:rsid w:val="007C69C9"/>
    <w:rsid w:val="007D1140"/>
    <w:rsid w:val="007D13D1"/>
    <w:rsid w:val="007D52A0"/>
    <w:rsid w:val="007D7E50"/>
    <w:rsid w:val="007E2167"/>
    <w:rsid w:val="007E7FF0"/>
    <w:rsid w:val="007F5AF4"/>
    <w:rsid w:val="008001B5"/>
    <w:rsid w:val="00802746"/>
    <w:rsid w:val="0080600D"/>
    <w:rsid w:val="00813D22"/>
    <w:rsid w:val="00815966"/>
    <w:rsid w:val="008177D9"/>
    <w:rsid w:val="00823375"/>
    <w:rsid w:val="00834640"/>
    <w:rsid w:val="008346F5"/>
    <w:rsid w:val="00835982"/>
    <w:rsid w:val="0083703E"/>
    <w:rsid w:val="00842266"/>
    <w:rsid w:val="00844120"/>
    <w:rsid w:val="00845584"/>
    <w:rsid w:val="00846E87"/>
    <w:rsid w:val="0085376F"/>
    <w:rsid w:val="008542AE"/>
    <w:rsid w:val="008548BC"/>
    <w:rsid w:val="008635EB"/>
    <w:rsid w:val="00866D0C"/>
    <w:rsid w:val="00867FF4"/>
    <w:rsid w:val="00880602"/>
    <w:rsid w:val="0088538B"/>
    <w:rsid w:val="008861A4"/>
    <w:rsid w:val="00895658"/>
    <w:rsid w:val="00895940"/>
    <w:rsid w:val="008A0A29"/>
    <w:rsid w:val="008A144E"/>
    <w:rsid w:val="008A4169"/>
    <w:rsid w:val="008A5F1E"/>
    <w:rsid w:val="008B22DC"/>
    <w:rsid w:val="008B27C9"/>
    <w:rsid w:val="008B2E2E"/>
    <w:rsid w:val="008B5590"/>
    <w:rsid w:val="008B62EF"/>
    <w:rsid w:val="008B76FD"/>
    <w:rsid w:val="008C413F"/>
    <w:rsid w:val="008D1EC2"/>
    <w:rsid w:val="008D24E8"/>
    <w:rsid w:val="008D3AF3"/>
    <w:rsid w:val="008D45C1"/>
    <w:rsid w:val="008D6EB1"/>
    <w:rsid w:val="008D7414"/>
    <w:rsid w:val="008F082C"/>
    <w:rsid w:val="008F32E0"/>
    <w:rsid w:val="008F3AA9"/>
    <w:rsid w:val="008F4E07"/>
    <w:rsid w:val="008F531C"/>
    <w:rsid w:val="008F7857"/>
    <w:rsid w:val="00902194"/>
    <w:rsid w:val="00910E99"/>
    <w:rsid w:val="0092067B"/>
    <w:rsid w:val="009228AD"/>
    <w:rsid w:val="00925F55"/>
    <w:rsid w:val="00931C1B"/>
    <w:rsid w:val="00932ED8"/>
    <w:rsid w:val="00936BF0"/>
    <w:rsid w:val="009424A7"/>
    <w:rsid w:val="00945FF9"/>
    <w:rsid w:val="009508EF"/>
    <w:rsid w:val="00950A97"/>
    <w:rsid w:val="00951469"/>
    <w:rsid w:val="00952696"/>
    <w:rsid w:val="00952FBC"/>
    <w:rsid w:val="00956907"/>
    <w:rsid w:val="00960268"/>
    <w:rsid w:val="009700E6"/>
    <w:rsid w:val="00973195"/>
    <w:rsid w:val="00973CC6"/>
    <w:rsid w:val="009748AD"/>
    <w:rsid w:val="00975F31"/>
    <w:rsid w:val="009767FA"/>
    <w:rsid w:val="009772C7"/>
    <w:rsid w:val="00977CD0"/>
    <w:rsid w:val="009829BB"/>
    <w:rsid w:val="00982F52"/>
    <w:rsid w:val="00992627"/>
    <w:rsid w:val="009930F3"/>
    <w:rsid w:val="009955E7"/>
    <w:rsid w:val="0099779E"/>
    <w:rsid w:val="00997BE1"/>
    <w:rsid w:val="009B5D8F"/>
    <w:rsid w:val="009C28C1"/>
    <w:rsid w:val="009C29D8"/>
    <w:rsid w:val="009D3ACA"/>
    <w:rsid w:val="009D3BFF"/>
    <w:rsid w:val="009D5C1E"/>
    <w:rsid w:val="009D62B3"/>
    <w:rsid w:val="009D7587"/>
    <w:rsid w:val="009D772F"/>
    <w:rsid w:val="009D7D57"/>
    <w:rsid w:val="009E1C05"/>
    <w:rsid w:val="009E2B4A"/>
    <w:rsid w:val="009E359B"/>
    <w:rsid w:val="009F0769"/>
    <w:rsid w:val="009F18A6"/>
    <w:rsid w:val="009F2FF7"/>
    <w:rsid w:val="009F3148"/>
    <w:rsid w:val="009F3DD4"/>
    <w:rsid w:val="009F497C"/>
    <w:rsid w:val="009F5F7A"/>
    <w:rsid w:val="00A00D55"/>
    <w:rsid w:val="00A02C9A"/>
    <w:rsid w:val="00A101E3"/>
    <w:rsid w:val="00A11127"/>
    <w:rsid w:val="00A16E66"/>
    <w:rsid w:val="00A20613"/>
    <w:rsid w:val="00A23752"/>
    <w:rsid w:val="00A30BCC"/>
    <w:rsid w:val="00A43764"/>
    <w:rsid w:val="00A43C85"/>
    <w:rsid w:val="00A4477C"/>
    <w:rsid w:val="00A44A98"/>
    <w:rsid w:val="00A503C1"/>
    <w:rsid w:val="00A5190F"/>
    <w:rsid w:val="00A525BF"/>
    <w:rsid w:val="00A56D55"/>
    <w:rsid w:val="00A57970"/>
    <w:rsid w:val="00A66992"/>
    <w:rsid w:val="00A66B11"/>
    <w:rsid w:val="00A70BEF"/>
    <w:rsid w:val="00A761B7"/>
    <w:rsid w:val="00A8025D"/>
    <w:rsid w:val="00A8306C"/>
    <w:rsid w:val="00A863BE"/>
    <w:rsid w:val="00A869C5"/>
    <w:rsid w:val="00A9134E"/>
    <w:rsid w:val="00A92E9F"/>
    <w:rsid w:val="00A93CB0"/>
    <w:rsid w:val="00A9529D"/>
    <w:rsid w:val="00A97256"/>
    <w:rsid w:val="00AA245D"/>
    <w:rsid w:val="00AA5493"/>
    <w:rsid w:val="00AA54BD"/>
    <w:rsid w:val="00AC1532"/>
    <w:rsid w:val="00AC1B44"/>
    <w:rsid w:val="00AC42B0"/>
    <w:rsid w:val="00AC442F"/>
    <w:rsid w:val="00AC53A0"/>
    <w:rsid w:val="00AC57B1"/>
    <w:rsid w:val="00AD1026"/>
    <w:rsid w:val="00AD4BC8"/>
    <w:rsid w:val="00AD4FF1"/>
    <w:rsid w:val="00AD61B2"/>
    <w:rsid w:val="00AE5060"/>
    <w:rsid w:val="00AF3B23"/>
    <w:rsid w:val="00AF4DE6"/>
    <w:rsid w:val="00AF540C"/>
    <w:rsid w:val="00AF6033"/>
    <w:rsid w:val="00AF6CBC"/>
    <w:rsid w:val="00AF6D3A"/>
    <w:rsid w:val="00AF7BF1"/>
    <w:rsid w:val="00AF7FDC"/>
    <w:rsid w:val="00B020EF"/>
    <w:rsid w:val="00B044B7"/>
    <w:rsid w:val="00B06E89"/>
    <w:rsid w:val="00B14A59"/>
    <w:rsid w:val="00B16BFC"/>
    <w:rsid w:val="00B201A8"/>
    <w:rsid w:val="00B25D27"/>
    <w:rsid w:val="00B33DCC"/>
    <w:rsid w:val="00B42622"/>
    <w:rsid w:val="00B4635E"/>
    <w:rsid w:val="00B5054E"/>
    <w:rsid w:val="00B52A40"/>
    <w:rsid w:val="00B54206"/>
    <w:rsid w:val="00B56A23"/>
    <w:rsid w:val="00B604E6"/>
    <w:rsid w:val="00B60567"/>
    <w:rsid w:val="00B66090"/>
    <w:rsid w:val="00B75154"/>
    <w:rsid w:val="00B828CE"/>
    <w:rsid w:val="00B862D0"/>
    <w:rsid w:val="00B8771E"/>
    <w:rsid w:val="00B90193"/>
    <w:rsid w:val="00B91B71"/>
    <w:rsid w:val="00B92868"/>
    <w:rsid w:val="00B96408"/>
    <w:rsid w:val="00B97768"/>
    <w:rsid w:val="00BA6779"/>
    <w:rsid w:val="00BA76D8"/>
    <w:rsid w:val="00BA7C58"/>
    <w:rsid w:val="00BB3D2D"/>
    <w:rsid w:val="00BB448F"/>
    <w:rsid w:val="00BC4E27"/>
    <w:rsid w:val="00BD33B0"/>
    <w:rsid w:val="00BD63F4"/>
    <w:rsid w:val="00BD77C9"/>
    <w:rsid w:val="00BE095D"/>
    <w:rsid w:val="00BE248E"/>
    <w:rsid w:val="00BF24C8"/>
    <w:rsid w:val="00BF385E"/>
    <w:rsid w:val="00BF7432"/>
    <w:rsid w:val="00BF7653"/>
    <w:rsid w:val="00C0678C"/>
    <w:rsid w:val="00C11B41"/>
    <w:rsid w:val="00C11F31"/>
    <w:rsid w:val="00C1445A"/>
    <w:rsid w:val="00C1519B"/>
    <w:rsid w:val="00C27F6A"/>
    <w:rsid w:val="00C3477E"/>
    <w:rsid w:val="00C34896"/>
    <w:rsid w:val="00C34AF2"/>
    <w:rsid w:val="00C34BF1"/>
    <w:rsid w:val="00C47806"/>
    <w:rsid w:val="00C51AA2"/>
    <w:rsid w:val="00C52581"/>
    <w:rsid w:val="00C55643"/>
    <w:rsid w:val="00C55E23"/>
    <w:rsid w:val="00C56A2D"/>
    <w:rsid w:val="00C6630A"/>
    <w:rsid w:val="00C67B02"/>
    <w:rsid w:val="00C721B5"/>
    <w:rsid w:val="00C72293"/>
    <w:rsid w:val="00C760F2"/>
    <w:rsid w:val="00C76139"/>
    <w:rsid w:val="00C763DE"/>
    <w:rsid w:val="00C812B6"/>
    <w:rsid w:val="00C81E20"/>
    <w:rsid w:val="00C85FDA"/>
    <w:rsid w:val="00C86E70"/>
    <w:rsid w:val="00C911D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E793C"/>
    <w:rsid w:val="00CF212C"/>
    <w:rsid w:val="00CF7F5E"/>
    <w:rsid w:val="00D02F3E"/>
    <w:rsid w:val="00D05030"/>
    <w:rsid w:val="00D07261"/>
    <w:rsid w:val="00D1074D"/>
    <w:rsid w:val="00D116AE"/>
    <w:rsid w:val="00D16E2E"/>
    <w:rsid w:val="00D17203"/>
    <w:rsid w:val="00D20DA3"/>
    <w:rsid w:val="00D229F2"/>
    <w:rsid w:val="00D2421F"/>
    <w:rsid w:val="00D274B9"/>
    <w:rsid w:val="00D34438"/>
    <w:rsid w:val="00D3781A"/>
    <w:rsid w:val="00D42BC9"/>
    <w:rsid w:val="00D515AF"/>
    <w:rsid w:val="00D51772"/>
    <w:rsid w:val="00D62F56"/>
    <w:rsid w:val="00D64EBD"/>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0F53"/>
    <w:rsid w:val="00DA21A0"/>
    <w:rsid w:val="00DA2274"/>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34F7"/>
    <w:rsid w:val="00E04CCA"/>
    <w:rsid w:val="00E13677"/>
    <w:rsid w:val="00E1540F"/>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80881"/>
    <w:rsid w:val="00E91E4E"/>
    <w:rsid w:val="00E92690"/>
    <w:rsid w:val="00E930E6"/>
    <w:rsid w:val="00E93C4F"/>
    <w:rsid w:val="00E95370"/>
    <w:rsid w:val="00E96062"/>
    <w:rsid w:val="00E965D9"/>
    <w:rsid w:val="00EA0844"/>
    <w:rsid w:val="00EA1531"/>
    <w:rsid w:val="00EA5234"/>
    <w:rsid w:val="00EA5745"/>
    <w:rsid w:val="00EA6558"/>
    <w:rsid w:val="00EA7A4F"/>
    <w:rsid w:val="00EB5D03"/>
    <w:rsid w:val="00EB6FCB"/>
    <w:rsid w:val="00EB757A"/>
    <w:rsid w:val="00EC29F3"/>
    <w:rsid w:val="00EC4DC6"/>
    <w:rsid w:val="00EC5B01"/>
    <w:rsid w:val="00EC60A7"/>
    <w:rsid w:val="00EC767C"/>
    <w:rsid w:val="00EC7EDA"/>
    <w:rsid w:val="00ED2EA1"/>
    <w:rsid w:val="00ED3C04"/>
    <w:rsid w:val="00ED4F96"/>
    <w:rsid w:val="00EE10F2"/>
    <w:rsid w:val="00EE177E"/>
    <w:rsid w:val="00EE31EA"/>
    <w:rsid w:val="00EE663C"/>
    <w:rsid w:val="00EE686A"/>
    <w:rsid w:val="00EF7D4D"/>
    <w:rsid w:val="00F015DA"/>
    <w:rsid w:val="00F05462"/>
    <w:rsid w:val="00F0741B"/>
    <w:rsid w:val="00F11172"/>
    <w:rsid w:val="00F11EEF"/>
    <w:rsid w:val="00F15063"/>
    <w:rsid w:val="00F150CE"/>
    <w:rsid w:val="00F172B2"/>
    <w:rsid w:val="00F20713"/>
    <w:rsid w:val="00F22069"/>
    <w:rsid w:val="00F25FF2"/>
    <w:rsid w:val="00F30433"/>
    <w:rsid w:val="00F30EFA"/>
    <w:rsid w:val="00F31D0C"/>
    <w:rsid w:val="00F33F91"/>
    <w:rsid w:val="00F460E1"/>
    <w:rsid w:val="00F50676"/>
    <w:rsid w:val="00F513BE"/>
    <w:rsid w:val="00F5325D"/>
    <w:rsid w:val="00F54897"/>
    <w:rsid w:val="00F55046"/>
    <w:rsid w:val="00F55879"/>
    <w:rsid w:val="00F616F5"/>
    <w:rsid w:val="00F64650"/>
    <w:rsid w:val="00F64D2C"/>
    <w:rsid w:val="00F64E35"/>
    <w:rsid w:val="00F67298"/>
    <w:rsid w:val="00F73583"/>
    <w:rsid w:val="00F7490A"/>
    <w:rsid w:val="00F77291"/>
    <w:rsid w:val="00F861D8"/>
    <w:rsid w:val="00F9148D"/>
    <w:rsid w:val="00F92BD3"/>
    <w:rsid w:val="00F932F0"/>
    <w:rsid w:val="00F95468"/>
    <w:rsid w:val="00FA78D4"/>
    <w:rsid w:val="00FB0AEA"/>
    <w:rsid w:val="00FB35E3"/>
    <w:rsid w:val="00FB36B7"/>
    <w:rsid w:val="00FB5BF9"/>
    <w:rsid w:val="00FB7901"/>
    <w:rsid w:val="00FC0E00"/>
    <w:rsid w:val="00FC15EF"/>
    <w:rsid w:val="00FC647E"/>
    <w:rsid w:val="00FD29A3"/>
    <w:rsid w:val="00FD4BEE"/>
    <w:rsid w:val="00FD5E54"/>
    <w:rsid w:val="00FD691F"/>
    <w:rsid w:val="00FE2688"/>
    <w:rsid w:val="00FE562B"/>
    <w:rsid w:val="00FE61D1"/>
    <w:rsid w:val="00FE71DB"/>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 w:type="paragraph" w:customStyle="1" w:styleId="Code">
    <w:name w:val="Code"/>
    <w:basedOn w:val="ListParagraph"/>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ListParagraphCha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leNormal"/>
    <w:uiPriority w:val="49"/>
    <w:rsid w:val="000C2BBF"/>
    <w:pPr>
      <w:spacing w:after="0" w:line="240" w:lineRule="auto"/>
    </w:pPr>
    <w:rPr>
      <w:rFonts w:eastAsiaTheme="minorEastAsia"/>
      <w:lang w:val="pt-PT"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70D06"/>
    <w:rPr>
      <w:sz w:val="16"/>
      <w:szCs w:val="16"/>
    </w:rPr>
  </w:style>
  <w:style w:type="paragraph" w:styleId="CommentText">
    <w:name w:val="annotation text"/>
    <w:basedOn w:val="Normal"/>
    <w:link w:val="CommentTextChar"/>
    <w:uiPriority w:val="99"/>
    <w:semiHidden/>
    <w:unhideWhenUsed/>
    <w:rsid w:val="00E70D06"/>
    <w:pPr>
      <w:spacing w:line="240" w:lineRule="auto"/>
    </w:pPr>
    <w:rPr>
      <w:sz w:val="20"/>
      <w:szCs w:val="20"/>
    </w:rPr>
  </w:style>
  <w:style w:type="character" w:customStyle="1" w:styleId="CommentTextChar">
    <w:name w:val="Comment Text Char"/>
    <w:basedOn w:val="DefaultParagraphFont"/>
    <w:link w:val="CommentText"/>
    <w:uiPriority w:val="99"/>
    <w:semiHidden/>
    <w:rsid w:val="00E70D06"/>
    <w:rPr>
      <w:sz w:val="20"/>
      <w:szCs w:val="20"/>
    </w:rPr>
  </w:style>
  <w:style w:type="paragraph" w:styleId="CommentSubject">
    <w:name w:val="annotation subject"/>
    <w:basedOn w:val="CommentText"/>
    <w:next w:val="CommentText"/>
    <w:link w:val="CommentSubjectChar"/>
    <w:uiPriority w:val="99"/>
    <w:semiHidden/>
    <w:unhideWhenUsed/>
    <w:rsid w:val="00E70D06"/>
    <w:rPr>
      <w:b/>
      <w:bCs/>
    </w:rPr>
  </w:style>
  <w:style w:type="character" w:customStyle="1" w:styleId="CommentSubjectChar">
    <w:name w:val="Comment Subject Char"/>
    <w:basedOn w:val="CommentTextChar"/>
    <w:link w:val="CommentSubject"/>
    <w:uiPriority w:val="99"/>
    <w:semiHidden/>
    <w:rsid w:val="00E70D06"/>
    <w:rPr>
      <w:b/>
      <w:bCs/>
      <w:sz w:val="20"/>
      <w:szCs w:val="20"/>
    </w:rPr>
  </w:style>
  <w:style w:type="paragraph" w:styleId="BalloonText">
    <w:name w:val="Balloon Text"/>
    <w:basedOn w:val="Normal"/>
    <w:link w:val="BalloonTextChar"/>
    <w:uiPriority w:val="99"/>
    <w:semiHidden/>
    <w:unhideWhenUsed/>
    <w:rsid w:val="00E70D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56F6B"/>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0A6361"/>
    <w:pPr>
      <w:spacing w:after="100"/>
      <w:ind w:left="660"/>
    </w:pPr>
  </w:style>
  <w:style w:type="paragraph" w:customStyle="1" w:styleId="Figuras">
    <w:name w:val="Figuras"/>
    <w:basedOn w:val="TOC2"/>
    <w:qFormat/>
    <w:rsid w:val="00EA1531"/>
    <w:pPr>
      <w:tabs>
        <w:tab w:val="right" w:leader="dot" w:pos="9016"/>
      </w:tabs>
    </w:pPr>
    <w:rPr>
      <w:b/>
      <w:noProof/>
      <w:sz w:val="20"/>
    </w:rPr>
  </w:style>
  <w:style w:type="paragraph" w:styleId="TableofFigures">
    <w:name w:val="table of figures"/>
    <w:basedOn w:val="Normal"/>
    <w:next w:val="Normal"/>
    <w:uiPriority w:val="99"/>
    <w:unhideWhenUsed/>
    <w:rsid w:val="00F550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20692-CDCF-4746-A832-A7EDA9918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7689</TotalTime>
  <Pages>51</Pages>
  <Words>7579</Words>
  <Characters>43204</Characters>
  <Application>Microsoft Office Word</Application>
  <DocSecurity>0</DocSecurity>
  <Lines>360</Lines>
  <Paragraphs>101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166</cp:revision>
  <cp:lastPrinted>2018-01-14T19:35:00Z</cp:lastPrinted>
  <dcterms:created xsi:type="dcterms:W3CDTF">2015-04-16T09:51:00Z</dcterms:created>
  <dcterms:modified xsi:type="dcterms:W3CDTF">2018-01-15T15:41:00Z</dcterms:modified>
</cp:coreProperties>
</file>